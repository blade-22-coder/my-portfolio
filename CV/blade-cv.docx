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39B7" w14:textId="63687693" w:rsidR="0094574A" w:rsidRPr="001601C6" w:rsidRDefault="00703E27" w:rsidP="00841179">
      <w:pPr>
        <w:jc w:val="center"/>
        <w:rPr>
          <w:rFonts w:ascii="Times New Roman" w:hAnsi="Times New Roman" w:cs="Times New Roman"/>
          <w:sz w:val="32"/>
          <w:szCs w:val="32"/>
        </w:rPr>
      </w:pPr>
      <w:r w:rsidRPr="001601C6">
        <w:rPr>
          <w:rFonts w:ascii="Times New Roman" w:hAnsi="Times New Roman" w:cs="Times New Roman"/>
          <w:sz w:val="32"/>
          <w:szCs w:val="32"/>
        </w:rPr>
        <w:t xml:space="preserve">     </w:t>
      </w:r>
      <w:r w:rsidR="004F7447" w:rsidRPr="001601C6">
        <w:rPr>
          <w:rFonts w:ascii="Times New Roman" w:hAnsi="Times New Roman" w:cs="Times New Roman"/>
          <w:sz w:val="32"/>
          <w:szCs w:val="32"/>
        </w:rPr>
        <w:t>FINAL YEAR PROJECT MANAGEMENT</w:t>
      </w:r>
      <w:r w:rsidR="004712BC">
        <w:rPr>
          <w:rFonts w:ascii="Times New Roman" w:hAnsi="Times New Roman" w:cs="Times New Roman"/>
          <w:sz w:val="32"/>
          <w:szCs w:val="32"/>
        </w:rPr>
        <w:t xml:space="preserve"> </w:t>
      </w:r>
      <w:r w:rsidR="004F7447" w:rsidRPr="001601C6">
        <w:rPr>
          <w:rFonts w:ascii="Times New Roman" w:hAnsi="Times New Roman" w:cs="Times New Roman"/>
          <w:sz w:val="32"/>
          <w:szCs w:val="32"/>
        </w:rPr>
        <w:t>SYSTEM</w:t>
      </w:r>
    </w:p>
    <w:p w14:paraId="48F0DE63" w14:textId="422CC7DA" w:rsidR="004F7447" w:rsidRPr="001601C6" w:rsidRDefault="004F7447" w:rsidP="00841179">
      <w:pPr>
        <w:jc w:val="center"/>
        <w:rPr>
          <w:rFonts w:ascii="Times New Roman" w:hAnsi="Times New Roman" w:cs="Times New Roman"/>
          <w:sz w:val="32"/>
          <w:szCs w:val="32"/>
        </w:rPr>
      </w:pPr>
      <w:r w:rsidRPr="001601C6">
        <w:rPr>
          <w:rFonts w:ascii="Times New Roman" w:hAnsi="Times New Roman" w:cs="Times New Roman"/>
          <w:sz w:val="32"/>
          <w:szCs w:val="32"/>
        </w:rPr>
        <w:t>CASE STUDY: BUSITEMA UNIVERSITY</w:t>
      </w:r>
    </w:p>
    <w:p w14:paraId="4AFBC7CB" w14:textId="77777777" w:rsidR="00204A19" w:rsidRPr="001601C6" w:rsidRDefault="00204A19" w:rsidP="00841179">
      <w:pPr>
        <w:jc w:val="center"/>
        <w:rPr>
          <w:rFonts w:ascii="Times New Roman" w:hAnsi="Times New Roman" w:cs="Times New Roman"/>
          <w:sz w:val="32"/>
          <w:szCs w:val="32"/>
        </w:rPr>
      </w:pPr>
    </w:p>
    <w:p w14:paraId="7A3F7CC6" w14:textId="003FDD7A" w:rsidR="004F7447" w:rsidRPr="001601C6" w:rsidRDefault="004F7447" w:rsidP="00841179">
      <w:pPr>
        <w:jc w:val="center"/>
        <w:rPr>
          <w:rFonts w:ascii="Times New Roman" w:hAnsi="Times New Roman" w:cs="Times New Roman"/>
          <w:sz w:val="32"/>
          <w:szCs w:val="32"/>
        </w:rPr>
      </w:pPr>
      <w:r w:rsidRPr="001601C6">
        <w:rPr>
          <w:rFonts w:ascii="Times New Roman" w:hAnsi="Times New Roman" w:cs="Times New Roman"/>
          <w:sz w:val="32"/>
          <w:szCs w:val="32"/>
        </w:rPr>
        <w:t>B</w:t>
      </w:r>
      <w:r w:rsidR="00204A19" w:rsidRPr="001601C6">
        <w:rPr>
          <w:rFonts w:ascii="Times New Roman" w:hAnsi="Times New Roman" w:cs="Times New Roman"/>
          <w:sz w:val="32"/>
          <w:szCs w:val="32"/>
        </w:rPr>
        <w:t>y</w:t>
      </w:r>
    </w:p>
    <w:p w14:paraId="2D203A75" w14:textId="77777777" w:rsidR="00204A19" w:rsidRPr="001601C6" w:rsidRDefault="00204A19" w:rsidP="00841179">
      <w:pPr>
        <w:jc w:val="center"/>
        <w:rPr>
          <w:rFonts w:ascii="Times New Roman" w:hAnsi="Times New Roman" w:cs="Times New Roman"/>
          <w:sz w:val="32"/>
          <w:szCs w:val="32"/>
        </w:rPr>
      </w:pPr>
    </w:p>
    <w:p w14:paraId="4698BB01" w14:textId="49D73C43" w:rsidR="004F7447" w:rsidRPr="001601C6" w:rsidRDefault="004F7447" w:rsidP="00841179">
      <w:pPr>
        <w:jc w:val="center"/>
        <w:rPr>
          <w:rFonts w:ascii="Times New Roman" w:hAnsi="Times New Roman" w:cs="Times New Roman"/>
          <w:sz w:val="32"/>
          <w:szCs w:val="32"/>
        </w:rPr>
      </w:pPr>
      <w:r w:rsidRPr="001601C6">
        <w:rPr>
          <w:rFonts w:ascii="Times New Roman" w:hAnsi="Times New Roman" w:cs="Times New Roman"/>
          <w:sz w:val="32"/>
          <w:szCs w:val="32"/>
        </w:rPr>
        <w:t>KITARA EMMANUEL OKELLO</w:t>
      </w:r>
    </w:p>
    <w:p w14:paraId="612FA2B1" w14:textId="0F41DA27" w:rsidR="004F7447" w:rsidRPr="001601C6" w:rsidRDefault="004F7447" w:rsidP="00841179">
      <w:pPr>
        <w:jc w:val="center"/>
        <w:rPr>
          <w:rFonts w:ascii="Times New Roman" w:hAnsi="Times New Roman" w:cs="Times New Roman"/>
          <w:sz w:val="32"/>
          <w:szCs w:val="32"/>
        </w:rPr>
      </w:pPr>
      <w:r w:rsidRPr="001601C6">
        <w:rPr>
          <w:rFonts w:ascii="Times New Roman" w:hAnsi="Times New Roman" w:cs="Times New Roman"/>
          <w:sz w:val="32"/>
          <w:szCs w:val="32"/>
        </w:rPr>
        <w:t>BU/UP/2023/1495</w:t>
      </w:r>
    </w:p>
    <w:p w14:paraId="6C5AC49C" w14:textId="03073051" w:rsidR="004F7447" w:rsidRPr="001601C6" w:rsidRDefault="004F7447" w:rsidP="00841179">
      <w:pPr>
        <w:jc w:val="center"/>
        <w:rPr>
          <w:rFonts w:ascii="Times New Roman" w:hAnsi="Times New Roman" w:cs="Times New Roman"/>
          <w:sz w:val="32"/>
          <w:szCs w:val="32"/>
        </w:rPr>
      </w:pPr>
      <w:r w:rsidRPr="001601C6">
        <w:rPr>
          <w:rFonts w:ascii="Times New Roman" w:hAnsi="Times New Roman" w:cs="Times New Roman"/>
          <w:sz w:val="32"/>
          <w:szCs w:val="32"/>
        </w:rPr>
        <w:t>+2567582</w:t>
      </w:r>
      <w:r w:rsidR="00346FE4" w:rsidRPr="001601C6">
        <w:rPr>
          <w:rFonts w:ascii="Times New Roman" w:hAnsi="Times New Roman" w:cs="Times New Roman"/>
          <w:sz w:val="32"/>
          <w:szCs w:val="32"/>
        </w:rPr>
        <w:t>2</w:t>
      </w:r>
      <w:r w:rsidRPr="001601C6">
        <w:rPr>
          <w:rFonts w:ascii="Times New Roman" w:hAnsi="Times New Roman" w:cs="Times New Roman"/>
          <w:sz w:val="32"/>
          <w:szCs w:val="32"/>
        </w:rPr>
        <w:t>7302</w:t>
      </w:r>
    </w:p>
    <w:p w14:paraId="7C5A1841" w14:textId="4D4E0603" w:rsidR="004F7447" w:rsidRPr="001601C6" w:rsidRDefault="00204A19" w:rsidP="00841179">
      <w:pPr>
        <w:jc w:val="center"/>
        <w:rPr>
          <w:rFonts w:ascii="Times New Roman" w:hAnsi="Times New Roman" w:cs="Times New Roman"/>
          <w:sz w:val="32"/>
          <w:szCs w:val="32"/>
        </w:rPr>
      </w:pPr>
      <w:r w:rsidRPr="001601C6">
        <w:rPr>
          <w:rFonts w:ascii="Times New Roman" w:hAnsi="Times New Roman" w:cs="Times New Roman"/>
          <w:sz w:val="32"/>
          <w:szCs w:val="32"/>
        </w:rPr>
        <w:t>e</w:t>
      </w:r>
      <w:r w:rsidR="004F7447" w:rsidRPr="001601C6">
        <w:rPr>
          <w:rFonts w:ascii="Times New Roman" w:hAnsi="Times New Roman" w:cs="Times New Roman"/>
          <w:sz w:val="32"/>
          <w:szCs w:val="32"/>
        </w:rPr>
        <w:t>kitara22</w:t>
      </w:r>
      <w:r w:rsidR="005B6046" w:rsidRPr="001601C6">
        <w:rPr>
          <w:rFonts w:ascii="Times New Roman" w:hAnsi="Times New Roman" w:cs="Times New Roman"/>
          <w:sz w:val="32"/>
          <w:szCs w:val="32"/>
        </w:rPr>
        <w:t>@</w:t>
      </w:r>
      <w:r w:rsidR="004F7447" w:rsidRPr="001601C6">
        <w:rPr>
          <w:rFonts w:ascii="Times New Roman" w:hAnsi="Times New Roman" w:cs="Times New Roman"/>
          <w:sz w:val="32"/>
          <w:szCs w:val="32"/>
        </w:rPr>
        <w:t>gmail.com</w:t>
      </w:r>
    </w:p>
    <w:p w14:paraId="168B2DB2" w14:textId="6CB69EC5" w:rsidR="004F7447" w:rsidRPr="001601C6" w:rsidRDefault="004F7447" w:rsidP="00841179">
      <w:pPr>
        <w:jc w:val="center"/>
        <w:rPr>
          <w:rFonts w:ascii="Times New Roman" w:hAnsi="Times New Roman" w:cs="Times New Roman"/>
          <w:sz w:val="32"/>
          <w:szCs w:val="32"/>
        </w:rPr>
      </w:pPr>
      <w:r w:rsidRPr="001601C6">
        <w:rPr>
          <w:rFonts w:ascii="Times New Roman" w:hAnsi="Times New Roman" w:cs="Times New Roman"/>
          <w:sz w:val="32"/>
          <w:szCs w:val="32"/>
        </w:rPr>
        <w:t>Department of Computer Studies</w:t>
      </w:r>
    </w:p>
    <w:p w14:paraId="34F5DF7B" w14:textId="0BCA5000" w:rsidR="00204A19" w:rsidRPr="001601C6" w:rsidRDefault="00204A19" w:rsidP="00841179">
      <w:pPr>
        <w:jc w:val="center"/>
        <w:rPr>
          <w:rFonts w:ascii="Times New Roman" w:hAnsi="Times New Roman" w:cs="Times New Roman"/>
          <w:sz w:val="32"/>
          <w:szCs w:val="32"/>
        </w:rPr>
      </w:pPr>
      <w:r w:rsidRPr="001601C6">
        <w:rPr>
          <w:rFonts w:ascii="Times New Roman" w:hAnsi="Times New Roman" w:cs="Times New Roman"/>
          <w:sz w:val="32"/>
          <w:szCs w:val="32"/>
        </w:rPr>
        <w:t>Faculty of Science and Education.</w:t>
      </w:r>
    </w:p>
    <w:p w14:paraId="3E648B25" w14:textId="77777777" w:rsidR="00204A19" w:rsidRPr="001601C6" w:rsidRDefault="00204A19" w:rsidP="00841179">
      <w:pPr>
        <w:jc w:val="center"/>
        <w:rPr>
          <w:rFonts w:ascii="Times New Roman" w:hAnsi="Times New Roman" w:cs="Times New Roman"/>
          <w:sz w:val="32"/>
          <w:szCs w:val="32"/>
        </w:rPr>
      </w:pPr>
    </w:p>
    <w:p w14:paraId="083AB87D" w14:textId="09B48EFD" w:rsidR="004F7447" w:rsidRPr="001601C6" w:rsidRDefault="004F7447" w:rsidP="00841179">
      <w:pPr>
        <w:jc w:val="center"/>
        <w:rPr>
          <w:rFonts w:ascii="Times New Roman" w:hAnsi="Times New Roman" w:cs="Times New Roman"/>
          <w:sz w:val="32"/>
          <w:szCs w:val="32"/>
        </w:rPr>
      </w:pPr>
      <w:r w:rsidRPr="001601C6">
        <w:rPr>
          <w:rFonts w:ascii="Times New Roman" w:hAnsi="Times New Roman" w:cs="Times New Roman"/>
          <w:sz w:val="32"/>
          <w:szCs w:val="32"/>
        </w:rPr>
        <w:t xml:space="preserve">A </w:t>
      </w:r>
      <w:r w:rsidR="005B6046" w:rsidRPr="001601C6">
        <w:rPr>
          <w:rFonts w:ascii="Times New Roman" w:hAnsi="Times New Roman" w:cs="Times New Roman"/>
          <w:sz w:val="32"/>
          <w:szCs w:val="32"/>
        </w:rPr>
        <w:t>Pr</w:t>
      </w:r>
      <w:r w:rsidRPr="001601C6">
        <w:rPr>
          <w:rFonts w:ascii="Times New Roman" w:hAnsi="Times New Roman" w:cs="Times New Roman"/>
          <w:sz w:val="32"/>
          <w:szCs w:val="32"/>
        </w:rPr>
        <w:t xml:space="preserve">oject Proposal </w:t>
      </w:r>
      <w:r w:rsidR="00EC1B53" w:rsidRPr="001601C6">
        <w:rPr>
          <w:rFonts w:ascii="Times New Roman" w:hAnsi="Times New Roman" w:cs="Times New Roman"/>
          <w:sz w:val="32"/>
          <w:szCs w:val="32"/>
        </w:rPr>
        <w:t>S</w:t>
      </w:r>
      <w:r w:rsidRPr="001601C6">
        <w:rPr>
          <w:rFonts w:ascii="Times New Roman" w:hAnsi="Times New Roman" w:cs="Times New Roman"/>
          <w:sz w:val="32"/>
          <w:szCs w:val="32"/>
        </w:rPr>
        <w:t xml:space="preserve">ubmitted to the Faculty of </w:t>
      </w:r>
      <w:r w:rsidR="00841179" w:rsidRPr="001601C6">
        <w:rPr>
          <w:rFonts w:ascii="Times New Roman" w:hAnsi="Times New Roman" w:cs="Times New Roman"/>
          <w:sz w:val="32"/>
          <w:szCs w:val="32"/>
        </w:rPr>
        <w:t>S</w:t>
      </w:r>
      <w:r w:rsidRPr="001601C6">
        <w:rPr>
          <w:rFonts w:ascii="Times New Roman" w:hAnsi="Times New Roman" w:cs="Times New Roman"/>
          <w:sz w:val="32"/>
          <w:szCs w:val="32"/>
        </w:rPr>
        <w:t>cience and Education</w:t>
      </w:r>
    </w:p>
    <w:p w14:paraId="131874B3" w14:textId="6EDE42F8" w:rsidR="004F7447" w:rsidRPr="001601C6" w:rsidRDefault="004F7447" w:rsidP="00841179">
      <w:pPr>
        <w:jc w:val="center"/>
        <w:rPr>
          <w:rFonts w:ascii="Times New Roman" w:hAnsi="Times New Roman" w:cs="Times New Roman"/>
          <w:sz w:val="32"/>
          <w:szCs w:val="32"/>
        </w:rPr>
      </w:pPr>
      <w:r w:rsidRPr="001601C6">
        <w:rPr>
          <w:rFonts w:ascii="Times New Roman" w:hAnsi="Times New Roman" w:cs="Times New Roman"/>
          <w:sz w:val="32"/>
          <w:szCs w:val="32"/>
        </w:rPr>
        <w:t>For the stud</w:t>
      </w:r>
      <w:r w:rsidR="005B6046" w:rsidRPr="001601C6">
        <w:rPr>
          <w:rFonts w:ascii="Times New Roman" w:hAnsi="Times New Roman" w:cs="Times New Roman"/>
          <w:sz w:val="32"/>
          <w:szCs w:val="32"/>
        </w:rPr>
        <w:t>y</w:t>
      </w:r>
      <w:r w:rsidRPr="001601C6">
        <w:rPr>
          <w:rFonts w:ascii="Times New Roman" w:hAnsi="Times New Roman" w:cs="Times New Roman"/>
          <w:sz w:val="32"/>
          <w:szCs w:val="32"/>
        </w:rPr>
        <w:t xml:space="preserve"> leading to a Project in Partial </w:t>
      </w:r>
      <w:r w:rsidR="00204A19" w:rsidRPr="001601C6">
        <w:rPr>
          <w:rFonts w:ascii="Times New Roman" w:hAnsi="Times New Roman" w:cs="Times New Roman"/>
          <w:sz w:val="32"/>
          <w:szCs w:val="32"/>
        </w:rPr>
        <w:t>Fulfilment</w:t>
      </w:r>
      <w:r w:rsidRPr="001601C6">
        <w:rPr>
          <w:rFonts w:ascii="Times New Roman" w:hAnsi="Times New Roman" w:cs="Times New Roman"/>
          <w:sz w:val="32"/>
          <w:szCs w:val="32"/>
        </w:rPr>
        <w:t xml:space="preserve"> of the </w:t>
      </w:r>
      <w:r w:rsidR="00841179" w:rsidRPr="001601C6">
        <w:rPr>
          <w:rFonts w:ascii="Times New Roman" w:hAnsi="Times New Roman" w:cs="Times New Roman"/>
          <w:sz w:val="32"/>
          <w:szCs w:val="32"/>
        </w:rPr>
        <w:t>R</w:t>
      </w:r>
      <w:r w:rsidRPr="001601C6">
        <w:rPr>
          <w:rFonts w:ascii="Times New Roman" w:hAnsi="Times New Roman" w:cs="Times New Roman"/>
          <w:sz w:val="32"/>
          <w:szCs w:val="32"/>
        </w:rPr>
        <w:t>equirements for the Award of the Degree of Bachelor of Information Technology</w:t>
      </w:r>
    </w:p>
    <w:p w14:paraId="2DD7DA32" w14:textId="7193A512" w:rsidR="004F7447" w:rsidRPr="001601C6" w:rsidRDefault="004F7447" w:rsidP="00841179">
      <w:pPr>
        <w:jc w:val="center"/>
        <w:rPr>
          <w:rFonts w:ascii="Times New Roman" w:hAnsi="Times New Roman" w:cs="Times New Roman"/>
          <w:sz w:val="32"/>
          <w:szCs w:val="32"/>
        </w:rPr>
      </w:pPr>
      <w:proofErr w:type="spellStart"/>
      <w:r w:rsidRPr="001601C6">
        <w:rPr>
          <w:rFonts w:ascii="Times New Roman" w:hAnsi="Times New Roman" w:cs="Times New Roman"/>
          <w:sz w:val="32"/>
          <w:szCs w:val="32"/>
        </w:rPr>
        <w:t>Busitema</w:t>
      </w:r>
      <w:proofErr w:type="spellEnd"/>
      <w:r w:rsidRPr="001601C6">
        <w:rPr>
          <w:rFonts w:ascii="Times New Roman" w:hAnsi="Times New Roman" w:cs="Times New Roman"/>
          <w:sz w:val="32"/>
          <w:szCs w:val="32"/>
        </w:rPr>
        <w:t xml:space="preserve"> University</w:t>
      </w:r>
      <w:r w:rsidR="00204A19" w:rsidRPr="001601C6">
        <w:rPr>
          <w:rFonts w:ascii="Times New Roman" w:hAnsi="Times New Roman" w:cs="Times New Roman"/>
          <w:sz w:val="32"/>
          <w:szCs w:val="32"/>
        </w:rPr>
        <w:t>.</w:t>
      </w:r>
    </w:p>
    <w:p w14:paraId="69E8487F" w14:textId="77777777" w:rsidR="00204A19" w:rsidRPr="001601C6" w:rsidRDefault="00204A19" w:rsidP="00841179">
      <w:pPr>
        <w:jc w:val="center"/>
        <w:rPr>
          <w:rFonts w:ascii="Times New Roman" w:hAnsi="Times New Roman" w:cs="Times New Roman"/>
          <w:sz w:val="32"/>
          <w:szCs w:val="32"/>
        </w:rPr>
      </w:pPr>
    </w:p>
    <w:p w14:paraId="67C6373A" w14:textId="2D838199" w:rsidR="004F7447" w:rsidRPr="001601C6" w:rsidRDefault="004F7447" w:rsidP="00841179">
      <w:pPr>
        <w:jc w:val="center"/>
        <w:rPr>
          <w:rFonts w:ascii="Times New Roman" w:hAnsi="Times New Roman" w:cs="Times New Roman"/>
          <w:sz w:val="32"/>
          <w:szCs w:val="32"/>
        </w:rPr>
      </w:pPr>
      <w:r w:rsidRPr="001601C6">
        <w:rPr>
          <w:rFonts w:ascii="Times New Roman" w:hAnsi="Times New Roman" w:cs="Times New Roman"/>
          <w:sz w:val="32"/>
          <w:szCs w:val="32"/>
        </w:rPr>
        <w:t xml:space="preserve">Supervisor: Dr. </w:t>
      </w:r>
      <w:r w:rsidR="00204A19" w:rsidRPr="001601C6">
        <w:rPr>
          <w:rFonts w:ascii="Times New Roman" w:hAnsi="Times New Roman" w:cs="Times New Roman"/>
          <w:sz w:val="32"/>
          <w:szCs w:val="32"/>
        </w:rPr>
        <w:t>Nandutu Irene</w:t>
      </w:r>
    </w:p>
    <w:p w14:paraId="290F9B5B" w14:textId="4BB8A482" w:rsidR="00204A19" w:rsidRPr="001601C6" w:rsidRDefault="00204A19" w:rsidP="00841179">
      <w:pPr>
        <w:jc w:val="center"/>
        <w:rPr>
          <w:rFonts w:ascii="Times New Roman" w:hAnsi="Times New Roman" w:cs="Times New Roman"/>
          <w:sz w:val="32"/>
          <w:szCs w:val="32"/>
        </w:rPr>
      </w:pPr>
      <w:r w:rsidRPr="001601C6">
        <w:rPr>
          <w:rFonts w:ascii="Times New Roman" w:hAnsi="Times New Roman" w:cs="Times New Roman"/>
          <w:sz w:val="32"/>
          <w:szCs w:val="32"/>
        </w:rPr>
        <w:t>Department of Computer Studies</w:t>
      </w:r>
    </w:p>
    <w:p w14:paraId="058BEE2A" w14:textId="48309B80" w:rsidR="00204A19" w:rsidRPr="001601C6" w:rsidRDefault="00204A19" w:rsidP="00841179">
      <w:pPr>
        <w:jc w:val="center"/>
        <w:rPr>
          <w:rFonts w:ascii="Times New Roman" w:hAnsi="Times New Roman" w:cs="Times New Roman"/>
          <w:sz w:val="32"/>
          <w:szCs w:val="32"/>
        </w:rPr>
      </w:pPr>
      <w:r w:rsidRPr="001601C6">
        <w:rPr>
          <w:rFonts w:ascii="Times New Roman" w:hAnsi="Times New Roman" w:cs="Times New Roman"/>
          <w:sz w:val="32"/>
          <w:szCs w:val="32"/>
        </w:rPr>
        <w:t xml:space="preserve">Faculty of Science and Education, </w:t>
      </w:r>
      <w:proofErr w:type="spellStart"/>
      <w:r w:rsidRPr="001601C6">
        <w:rPr>
          <w:rFonts w:ascii="Times New Roman" w:hAnsi="Times New Roman" w:cs="Times New Roman"/>
          <w:sz w:val="32"/>
          <w:szCs w:val="32"/>
        </w:rPr>
        <w:t>Busitema</w:t>
      </w:r>
      <w:proofErr w:type="spellEnd"/>
      <w:r w:rsidRPr="001601C6">
        <w:rPr>
          <w:rFonts w:ascii="Times New Roman" w:hAnsi="Times New Roman" w:cs="Times New Roman"/>
          <w:sz w:val="32"/>
          <w:szCs w:val="32"/>
        </w:rPr>
        <w:t xml:space="preserve"> University.</w:t>
      </w:r>
    </w:p>
    <w:p w14:paraId="0E5C45FF" w14:textId="65B0A1BE" w:rsidR="00204A19" w:rsidRPr="001601C6" w:rsidRDefault="00204A19" w:rsidP="00841179">
      <w:pPr>
        <w:jc w:val="center"/>
        <w:rPr>
          <w:rFonts w:ascii="Times New Roman" w:hAnsi="Times New Roman" w:cs="Times New Roman"/>
          <w:sz w:val="32"/>
          <w:szCs w:val="32"/>
        </w:rPr>
      </w:pPr>
    </w:p>
    <w:p w14:paraId="2B4F51E4" w14:textId="77777777" w:rsidR="00204A19" w:rsidRPr="001601C6" w:rsidRDefault="00204A19" w:rsidP="00841179">
      <w:pPr>
        <w:jc w:val="center"/>
        <w:rPr>
          <w:rFonts w:ascii="Times New Roman" w:hAnsi="Times New Roman" w:cs="Times New Roman"/>
          <w:sz w:val="32"/>
          <w:szCs w:val="32"/>
        </w:rPr>
      </w:pPr>
    </w:p>
    <w:p w14:paraId="24374215" w14:textId="52816E15" w:rsidR="00204A19" w:rsidRPr="001601C6" w:rsidRDefault="00204A19" w:rsidP="00841179">
      <w:pPr>
        <w:jc w:val="center"/>
        <w:rPr>
          <w:rFonts w:ascii="Times New Roman" w:hAnsi="Times New Roman" w:cs="Times New Roman"/>
          <w:sz w:val="32"/>
          <w:szCs w:val="32"/>
        </w:rPr>
      </w:pPr>
      <w:r w:rsidRPr="001601C6">
        <w:rPr>
          <w:rFonts w:ascii="Times New Roman" w:hAnsi="Times New Roman" w:cs="Times New Roman"/>
          <w:sz w:val="32"/>
          <w:szCs w:val="32"/>
        </w:rPr>
        <w:t>OCTOBER, 2025.</w:t>
      </w:r>
    </w:p>
    <w:p w14:paraId="4A68F385" w14:textId="37531D18" w:rsidR="00204A19" w:rsidRPr="001601C6" w:rsidRDefault="00204A19" w:rsidP="00841179">
      <w:pPr>
        <w:jc w:val="center"/>
        <w:rPr>
          <w:rFonts w:ascii="Times New Roman" w:hAnsi="Times New Roman" w:cs="Times New Roman"/>
          <w:sz w:val="32"/>
          <w:szCs w:val="32"/>
        </w:rPr>
      </w:pPr>
    </w:p>
    <w:p w14:paraId="0A8FEB27" w14:textId="77777777" w:rsidR="00204A19" w:rsidRPr="001601C6" w:rsidRDefault="00204A19" w:rsidP="00841179">
      <w:pPr>
        <w:jc w:val="center"/>
        <w:rPr>
          <w:rFonts w:ascii="Times New Roman" w:hAnsi="Times New Roman" w:cs="Times New Roman"/>
          <w:sz w:val="24"/>
          <w:szCs w:val="24"/>
        </w:rPr>
      </w:pPr>
    </w:p>
    <w:p w14:paraId="2022D1E6" w14:textId="1E7802FB" w:rsidR="00204A19" w:rsidRPr="001601C6" w:rsidRDefault="00204A19" w:rsidP="00841179">
      <w:pPr>
        <w:jc w:val="center"/>
        <w:rPr>
          <w:rFonts w:ascii="Times New Roman" w:hAnsi="Times New Roman" w:cs="Times New Roman"/>
          <w:sz w:val="32"/>
          <w:szCs w:val="32"/>
        </w:rPr>
      </w:pPr>
    </w:p>
    <w:p w14:paraId="7D170BA1" w14:textId="56D54CBD" w:rsidR="00204A19" w:rsidRPr="008B6DA3" w:rsidRDefault="00C21C61" w:rsidP="0086433F">
      <w:pPr>
        <w:pStyle w:val="Heading1"/>
        <w:rPr>
          <w:rFonts w:ascii="Times New Roman" w:hAnsi="Times New Roman" w:cs="Times New Roman"/>
          <w:b/>
          <w:bCs/>
          <w:color w:val="auto"/>
        </w:rPr>
      </w:pPr>
      <w:r w:rsidRPr="008B6DA3">
        <w:rPr>
          <w:rFonts w:ascii="Times New Roman" w:hAnsi="Times New Roman" w:cs="Times New Roman"/>
          <w:b/>
          <w:bCs/>
          <w:color w:val="auto"/>
        </w:rPr>
        <w:t>INTRODUCTION</w:t>
      </w:r>
    </w:p>
    <w:p w14:paraId="4FEDE02D" w14:textId="45100722" w:rsidR="00D0140A" w:rsidRPr="001601C6" w:rsidRDefault="00D0140A" w:rsidP="00D0140A">
      <w:pPr>
        <w:rPr>
          <w:rFonts w:ascii="Times New Roman" w:hAnsi="Times New Roman" w:cs="Times New Roman"/>
        </w:rPr>
      </w:pPr>
      <w:r w:rsidRPr="001601C6">
        <w:rPr>
          <w:rFonts w:ascii="Times New Roman" w:hAnsi="Times New Roman" w:cs="Times New Roman"/>
        </w:rPr>
        <w:t>In most universities, managing final year projects remains a time-consuming and disorganised process. A supervisor handles multiple students at once, progress tracking is often done manually, and communication between students and supervisors is inefficient. This often leads to delays, poor document</w:t>
      </w:r>
      <w:r w:rsidR="003755F6" w:rsidRPr="001601C6">
        <w:rPr>
          <w:rFonts w:ascii="Times New Roman" w:hAnsi="Times New Roman" w:cs="Times New Roman"/>
        </w:rPr>
        <w:t>ation, and even project duplication.</w:t>
      </w:r>
    </w:p>
    <w:p w14:paraId="12EE7C98" w14:textId="1E41D76A" w:rsidR="003755F6" w:rsidRPr="001601C6" w:rsidRDefault="003755F6" w:rsidP="00D0140A">
      <w:pPr>
        <w:rPr>
          <w:rFonts w:ascii="Times New Roman" w:hAnsi="Times New Roman" w:cs="Times New Roman"/>
        </w:rPr>
      </w:pPr>
      <w:r w:rsidRPr="001601C6">
        <w:rPr>
          <w:rFonts w:ascii="Times New Roman" w:hAnsi="Times New Roman" w:cs="Times New Roman"/>
        </w:rPr>
        <w:t xml:space="preserve">At </w:t>
      </w:r>
      <w:proofErr w:type="spellStart"/>
      <w:r w:rsidRPr="001601C6">
        <w:rPr>
          <w:rFonts w:ascii="Times New Roman" w:hAnsi="Times New Roman" w:cs="Times New Roman"/>
        </w:rPr>
        <w:t>Busitema</w:t>
      </w:r>
      <w:proofErr w:type="spellEnd"/>
      <w:r w:rsidRPr="001601C6">
        <w:rPr>
          <w:rFonts w:ascii="Times New Roman" w:hAnsi="Times New Roman" w:cs="Times New Roman"/>
        </w:rPr>
        <w:t xml:space="preserve"> University, students are required to propose, develop and defend a final year project as a part of their Bachelor of Information Technology program. However, the current system relies heavily on paperwork and offline communication, which makes project management tedious for both students and supervisors.</w:t>
      </w:r>
    </w:p>
    <w:p w14:paraId="5EF1B6AD" w14:textId="2AC76ACC" w:rsidR="003755F6" w:rsidRPr="001601C6" w:rsidRDefault="003755F6" w:rsidP="00D0140A">
      <w:pPr>
        <w:rPr>
          <w:rFonts w:ascii="Times New Roman" w:hAnsi="Times New Roman" w:cs="Times New Roman"/>
        </w:rPr>
      </w:pPr>
      <w:r w:rsidRPr="001601C6">
        <w:rPr>
          <w:rFonts w:ascii="Times New Roman" w:hAnsi="Times New Roman" w:cs="Times New Roman"/>
        </w:rPr>
        <w:t xml:space="preserve">To solve these challenges, this proposal introduces a </w:t>
      </w:r>
      <w:r w:rsidRPr="001601C6">
        <w:rPr>
          <w:rFonts w:ascii="Times New Roman" w:hAnsi="Times New Roman" w:cs="Times New Roman"/>
          <w:b/>
          <w:bCs/>
        </w:rPr>
        <w:t>Final Year Project Management System (FYPMS)—</w:t>
      </w:r>
      <w:r w:rsidRPr="001601C6">
        <w:rPr>
          <w:rFonts w:ascii="Times New Roman" w:hAnsi="Times New Roman" w:cs="Times New Roman"/>
        </w:rPr>
        <w:t>a web-based platform designed to streamline project registration, supervision, evaluation and report submission. The system will provide an efficient interface for managing all final year project activities in a digital, centralised manner.</w:t>
      </w:r>
    </w:p>
    <w:p w14:paraId="3F58D509" w14:textId="77777777" w:rsidR="007322FB" w:rsidRPr="001601C6" w:rsidRDefault="007322FB" w:rsidP="00D0140A">
      <w:pPr>
        <w:rPr>
          <w:rFonts w:ascii="Times New Roman" w:hAnsi="Times New Roman" w:cs="Times New Roman"/>
        </w:rPr>
      </w:pPr>
    </w:p>
    <w:p w14:paraId="5CCEB3CB" w14:textId="7037B5BC" w:rsidR="00C21C61" w:rsidRPr="008B6DA3" w:rsidRDefault="00C21C61" w:rsidP="0086433F">
      <w:pPr>
        <w:pStyle w:val="Heading2"/>
        <w:rPr>
          <w:rFonts w:ascii="Times New Roman" w:hAnsi="Times New Roman" w:cs="Times New Roman"/>
          <w:b/>
          <w:bCs/>
          <w:color w:val="auto"/>
        </w:rPr>
      </w:pPr>
      <w:r w:rsidRPr="008B6DA3">
        <w:rPr>
          <w:rFonts w:ascii="Times New Roman" w:hAnsi="Times New Roman" w:cs="Times New Roman"/>
          <w:b/>
          <w:bCs/>
          <w:color w:val="auto"/>
        </w:rPr>
        <w:t xml:space="preserve">PROBLEM </w:t>
      </w:r>
      <w:r w:rsidR="00346FE4" w:rsidRPr="008B6DA3">
        <w:rPr>
          <w:rFonts w:ascii="Times New Roman" w:hAnsi="Times New Roman" w:cs="Times New Roman"/>
          <w:b/>
          <w:bCs/>
          <w:color w:val="auto"/>
        </w:rPr>
        <w:t>STATEMENT</w:t>
      </w:r>
    </w:p>
    <w:p w14:paraId="2443DE5E" w14:textId="5D03F573" w:rsidR="003755F6" w:rsidRPr="001601C6" w:rsidRDefault="003755F6" w:rsidP="003755F6">
      <w:pPr>
        <w:rPr>
          <w:rFonts w:ascii="Times New Roman" w:hAnsi="Times New Roman" w:cs="Times New Roman"/>
        </w:rPr>
      </w:pPr>
      <w:r w:rsidRPr="001601C6">
        <w:rPr>
          <w:rFonts w:ascii="Times New Roman" w:hAnsi="Times New Roman" w:cs="Times New Roman"/>
        </w:rPr>
        <w:t xml:space="preserve">The existing manual approach to managing final year projects at </w:t>
      </w:r>
      <w:proofErr w:type="spellStart"/>
      <w:r w:rsidRPr="001601C6">
        <w:rPr>
          <w:rFonts w:ascii="Times New Roman" w:hAnsi="Times New Roman" w:cs="Times New Roman"/>
        </w:rPr>
        <w:t>Busitema</w:t>
      </w:r>
      <w:proofErr w:type="spellEnd"/>
      <w:r w:rsidRPr="001601C6">
        <w:rPr>
          <w:rFonts w:ascii="Times New Roman" w:hAnsi="Times New Roman" w:cs="Times New Roman"/>
        </w:rPr>
        <w:t xml:space="preserve"> University cause inefficiencies such as poor tracking of student progress and supervis</w:t>
      </w:r>
      <w:r w:rsidR="007322FB" w:rsidRPr="001601C6">
        <w:rPr>
          <w:rFonts w:ascii="Times New Roman" w:hAnsi="Times New Roman" w:cs="Times New Roman"/>
        </w:rPr>
        <w:t xml:space="preserve">ion records, difficult communication between students, supervisors and coordinators, risks of data </w:t>
      </w:r>
      <w:r w:rsidR="00E600F6" w:rsidRPr="001601C6">
        <w:rPr>
          <w:rFonts w:ascii="Times New Roman" w:hAnsi="Times New Roman" w:cs="Times New Roman"/>
        </w:rPr>
        <w:t>loss</w:t>
      </w:r>
      <w:r w:rsidR="007322FB" w:rsidRPr="001601C6">
        <w:rPr>
          <w:rFonts w:ascii="Times New Roman" w:hAnsi="Times New Roman" w:cs="Times New Roman"/>
        </w:rPr>
        <w:t xml:space="preserve"> due to manual record-keeping, redundant project topics due to lack of a centralised repository, delays in project approval, feedback and grading processes</w:t>
      </w:r>
    </w:p>
    <w:p w14:paraId="62F16304" w14:textId="00A08CAD" w:rsidR="007322FB" w:rsidRPr="001601C6" w:rsidRDefault="007322FB" w:rsidP="003755F6">
      <w:pPr>
        <w:rPr>
          <w:rFonts w:ascii="Times New Roman" w:hAnsi="Times New Roman" w:cs="Times New Roman"/>
        </w:rPr>
      </w:pPr>
      <w:r w:rsidRPr="001601C6">
        <w:rPr>
          <w:rFonts w:ascii="Times New Roman" w:hAnsi="Times New Roman" w:cs="Times New Roman"/>
        </w:rPr>
        <w:t>These issues highlight the need for a digital system that automates, organises and centralises all FYP-related processes.</w:t>
      </w:r>
    </w:p>
    <w:p w14:paraId="2A416B8B" w14:textId="77777777" w:rsidR="007322FB" w:rsidRPr="001601C6" w:rsidRDefault="007322FB" w:rsidP="003755F6">
      <w:pPr>
        <w:rPr>
          <w:rFonts w:ascii="Times New Roman" w:hAnsi="Times New Roman" w:cs="Times New Roman"/>
        </w:rPr>
      </w:pPr>
    </w:p>
    <w:p w14:paraId="3A3CEAB3" w14:textId="0FF17455" w:rsidR="00346FE4" w:rsidRPr="008B6DA3" w:rsidRDefault="00346FE4" w:rsidP="0086433F">
      <w:pPr>
        <w:pStyle w:val="Heading2"/>
        <w:rPr>
          <w:rFonts w:ascii="Times New Roman" w:hAnsi="Times New Roman" w:cs="Times New Roman"/>
          <w:b/>
          <w:bCs/>
          <w:color w:val="auto"/>
        </w:rPr>
      </w:pPr>
      <w:r w:rsidRPr="008B6DA3">
        <w:rPr>
          <w:rFonts w:ascii="Times New Roman" w:hAnsi="Times New Roman" w:cs="Times New Roman"/>
          <w:b/>
          <w:bCs/>
          <w:color w:val="auto"/>
        </w:rPr>
        <w:t>MAIN OBJECTIVE</w:t>
      </w:r>
    </w:p>
    <w:p w14:paraId="30CD80DC" w14:textId="244EF973" w:rsidR="00D0140A" w:rsidRDefault="001F2677" w:rsidP="001F2677">
      <w:pPr>
        <w:rPr>
          <w:rFonts w:ascii="Times New Roman" w:hAnsi="Times New Roman" w:cs="Times New Roman"/>
        </w:rPr>
      </w:pPr>
      <w:r w:rsidRPr="001601C6">
        <w:rPr>
          <w:rFonts w:ascii="Times New Roman" w:hAnsi="Times New Roman" w:cs="Times New Roman"/>
        </w:rPr>
        <w:t xml:space="preserve">The study aims to develop a Web-based Final Year Project Management System (FYPMS) for </w:t>
      </w:r>
      <w:proofErr w:type="spellStart"/>
      <w:r w:rsidRPr="001601C6">
        <w:rPr>
          <w:rFonts w:ascii="Times New Roman" w:hAnsi="Times New Roman" w:cs="Times New Roman"/>
        </w:rPr>
        <w:t>Busitema</w:t>
      </w:r>
      <w:proofErr w:type="spellEnd"/>
      <w:r w:rsidRPr="001601C6">
        <w:rPr>
          <w:rFonts w:ascii="Times New Roman" w:hAnsi="Times New Roman" w:cs="Times New Roman"/>
        </w:rPr>
        <w:t xml:space="preserve"> University.</w:t>
      </w:r>
    </w:p>
    <w:p w14:paraId="7D2BDD26" w14:textId="77777777" w:rsidR="008B6DA3" w:rsidRPr="001601C6" w:rsidRDefault="008B6DA3" w:rsidP="001F2677">
      <w:pPr>
        <w:rPr>
          <w:rFonts w:ascii="Times New Roman" w:hAnsi="Times New Roman" w:cs="Times New Roman"/>
        </w:rPr>
      </w:pPr>
    </w:p>
    <w:p w14:paraId="6107CC0C" w14:textId="5BE939D4" w:rsidR="00346FE4" w:rsidRPr="008B6DA3" w:rsidRDefault="00346FE4" w:rsidP="0086433F">
      <w:pPr>
        <w:pStyle w:val="Heading2"/>
        <w:rPr>
          <w:rFonts w:ascii="Times New Roman" w:hAnsi="Times New Roman" w:cs="Times New Roman"/>
          <w:b/>
          <w:bCs/>
          <w:color w:val="auto"/>
        </w:rPr>
      </w:pPr>
      <w:r w:rsidRPr="008B6DA3">
        <w:rPr>
          <w:rFonts w:ascii="Times New Roman" w:hAnsi="Times New Roman" w:cs="Times New Roman"/>
          <w:b/>
          <w:bCs/>
          <w:color w:val="auto"/>
        </w:rPr>
        <w:t>SPECIFIC OBJECTIVE</w:t>
      </w:r>
      <w:r w:rsidR="008B6DA3">
        <w:rPr>
          <w:rFonts w:ascii="Times New Roman" w:hAnsi="Times New Roman" w:cs="Times New Roman"/>
          <w:b/>
          <w:bCs/>
          <w:color w:val="auto"/>
        </w:rPr>
        <w:t>S</w:t>
      </w:r>
    </w:p>
    <w:p w14:paraId="0342DBC4" w14:textId="1DC77482" w:rsidR="001F2677" w:rsidRPr="001601C6" w:rsidRDefault="001F2677" w:rsidP="001F2677">
      <w:pPr>
        <w:pStyle w:val="ListParagraph"/>
        <w:numPr>
          <w:ilvl w:val="0"/>
          <w:numId w:val="1"/>
        </w:numPr>
        <w:rPr>
          <w:rFonts w:ascii="Times New Roman" w:hAnsi="Times New Roman" w:cs="Times New Roman"/>
        </w:rPr>
      </w:pPr>
      <w:r w:rsidRPr="001601C6">
        <w:rPr>
          <w:rFonts w:ascii="Times New Roman" w:hAnsi="Times New Roman" w:cs="Times New Roman"/>
        </w:rPr>
        <w:t>To review the literature and determine the requirements of the Final Year Project Management System.</w:t>
      </w:r>
    </w:p>
    <w:p w14:paraId="1129F058" w14:textId="09052DBF" w:rsidR="001F2677" w:rsidRPr="001601C6" w:rsidRDefault="001F2677" w:rsidP="001F2677">
      <w:pPr>
        <w:pStyle w:val="ListParagraph"/>
        <w:numPr>
          <w:ilvl w:val="0"/>
          <w:numId w:val="1"/>
        </w:numPr>
        <w:rPr>
          <w:rFonts w:ascii="Times New Roman" w:hAnsi="Times New Roman" w:cs="Times New Roman"/>
        </w:rPr>
      </w:pPr>
      <w:r w:rsidRPr="001601C6">
        <w:rPr>
          <w:rFonts w:ascii="Times New Roman" w:hAnsi="Times New Roman" w:cs="Times New Roman"/>
        </w:rPr>
        <w:t>To design the Final Year Project Management System.</w:t>
      </w:r>
    </w:p>
    <w:p w14:paraId="53F1CD66" w14:textId="26B8A0DA" w:rsidR="001F2677" w:rsidRPr="001601C6" w:rsidRDefault="001F2677" w:rsidP="001F2677">
      <w:pPr>
        <w:pStyle w:val="ListParagraph"/>
        <w:numPr>
          <w:ilvl w:val="0"/>
          <w:numId w:val="1"/>
        </w:numPr>
        <w:rPr>
          <w:rFonts w:ascii="Times New Roman" w:hAnsi="Times New Roman" w:cs="Times New Roman"/>
        </w:rPr>
      </w:pPr>
      <w:r w:rsidRPr="001601C6">
        <w:rPr>
          <w:rFonts w:ascii="Times New Roman" w:hAnsi="Times New Roman" w:cs="Times New Roman"/>
        </w:rPr>
        <w:t>To implement the Final Year Project Management System.</w:t>
      </w:r>
    </w:p>
    <w:p w14:paraId="13FF81F9" w14:textId="45EE5B15" w:rsidR="001F2677" w:rsidRPr="001601C6" w:rsidRDefault="00653D9E" w:rsidP="001F2677">
      <w:pPr>
        <w:pStyle w:val="ListParagraph"/>
        <w:numPr>
          <w:ilvl w:val="0"/>
          <w:numId w:val="1"/>
        </w:numPr>
        <w:rPr>
          <w:rFonts w:ascii="Times New Roman" w:hAnsi="Times New Roman" w:cs="Times New Roman"/>
        </w:rPr>
      </w:pPr>
      <w:r w:rsidRPr="001601C6">
        <w:rPr>
          <w:rFonts w:ascii="Times New Roman" w:hAnsi="Times New Roman" w:cs="Times New Roman"/>
        </w:rPr>
        <w:t>To test and validate the Final Year Project Management System.</w:t>
      </w:r>
    </w:p>
    <w:p w14:paraId="03037277" w14:textId="77777777" w:rsidR="001F2677" w:rsidRPr="001601C6" w:rsidRDefault="001F2677" w:rsidP="001F2677">
      <w:pPr>
        <w:ind w:left="360"/>
        <w:rPr>
          <w:rFonts w:ascii="Times New Roman" w:hAnsi="Times New Roman" w:cs="Times New Roman"/>
        </w:rPr>
      </w:pPr>
    </w:p>
    <w:p w14:paraId="603BC00C" w14:textId="017DF85D" w:rsidR="00346FE4" w:rsidRPr="008B6DA3" w:rsidRDefault="00346FE4" w:rsidP="0086433F">
      <w:pPr>
        <w:pStyle w:val="Heading2"/>
        <w:rPr>
          <w:rFonts w:ascii="Times New Roman" w:hAnsi="Times New Roman" w:cs="Times New Roman"/>
          <w:b/>
          <w:bCs/>
          <w:color w:val="auto"/>
        </w:rPr>
      </w:pPr>
      <w:r w:rsidRPr="008B6DA3">
        <w:rPr>
          <w:rFonts w:ascii="Times New Roman" w:hAnsi="Times New Roman" w:cs="Times New Roman"/>
          <w:b/>
          <w:bCs/>
          <w:color w:val="auto"/>
        </w:rPr>
        <w:t>SIGNIFICANCE OF STUDY</w:t>
      </w:r>
    </w:p>
    <w:p w14:paraId="58ADB1F8" w14:textId="0E6842C1" w:rsidR="00D0140A" w:rsidRPr="001601C6" w:rsidRDefault="00D0140A" w:rsidP="00D0140A">
      <w:pPr>
        <w:rPr>
          <w:rFonts w:ascii="Times New Roman" w:hAnsi="Times New Roman" w:cs="Times New Roman"/>
        </w:rPr>
      </w:pPr>
      <w:r w:rsidRPr="001601C6">
        <w:rPr>
          <w:rFonts w:ascii="Times New Roman" w:hAnsi="Times New Roman" w:cs="Times New Roman"/>
        </w:rPr>
        <w:t>In the age of speed and innovation, proficient and stable final year project management system is essential for enhancing organisation productivity and operational efficiency. This project aims to address key challenges in the final year project processes such as</w:t>
      </w:r>
    </w:p>
    <w:p w14:paraId="4A924AD3" w14:textId="0F45DB58" w:rsidR="00346FE4" w:rsidRPr="008B6DA3" w:rsidRDefault="00346FE4" w:rsidP="0086433F">
      <w:pPr>
        <w:pStyle w:val="Heading2"/>
        <w:rPr>
          <w:rFonts w:ascii="Times New Roman" w:hAnsi="Times New Roman" w:cs="Times New Roman"/>
          <w:b/>
          <w:bCs/>
          <w:color w:val="auto"/>
        </w:rPr>
      </w:pPr>
      <w:r w:rsidRPr="008B6DA3">
        <w:rPr>
          <w:rFonts w:ascii="Times New Roman" w:hAnsi="Times New Roman" w:cs="Times New Roman"/>
          <w:b/>
          <w:bCs/>
          <w:color w:val="auto"/>
        </w:rPr>
        <w:lastRenderedPageBreak/>
        <w:t>SCOPE</w:t>
      </w:r>
    </w:p>
    <w:p w14:paraId="05FC6F9A" w14:textId="65915015" w:rsidR="00E424DA" w:rsidRPr="001601C6" w:rsidRDefault="00E424DA" w:rsidP="00E424DA">
      <w:pPr>
        <w:rPr>
          <w:rFonts w:ascii="Times New Roman" w:hAnsi="Times New Roman" w:cs="Times New Roman"/>
        </w:rPr>
      </w:pPr>
      <w:r w:rsidRPr="001601C6">
        <w:rPr>
          <w:rFonts w:ascii="Times New Roman" w:hAnsi="Times New Roman" w:cs="Times New Roman"/>
        </w:rPr>
        <w:t>The scope provides for the boundary of the research in terms of depth investigations, content and methodology, geographical, technological and assessment processes.</w:t>
      </w:r>
      <w:r w:rsidR="00FF29EB" w:rsidRPr="001601C6">
        <w:rPr>
          <w:rFonts w:ascii="Times New Roman" w:hAnsi="Times New Roman" w:cs="Times New Roman"/>
        </w:rPr>
        <w:t xml:space="preserve"> </w:t>
      </w:r>
    </w:p>
    <w:p w14:paraId="73F62CA1" w14:textId="735646B4" w:rsidR="00346FE4" w:rsidRPr="008B6DA3" w:rsidRDefault="00346FE4" w:rsidP="0086433F">
      <w:pPr>
        <w:pStyle w:val="Heading3"/>
        <w:rPr>
          <w:rFonts w:ascii="Times New Roman" w:hAnsi="Times New Roman" w:cs="Times New Roman"/>
          <w:b/>
          <w:bCs/>
          <w:color w:val="auto"/>
        </w:rPr>
      </w:pPr>
      <w:r w:rsidRPr="008B6DA3">
        <w:rPr>
          <w:rFonts w:ascii="Times New Roman" w:hAnsi="Times New Roman" w:cs="Times New Roman"/>
          <w:b/>
          <w:bCs/>
          <w:color w:val="auto"/>
        </w:rPr>
        <w:t>CONTENT SCOPE</w:t>
      </w:r>
    </w:p>
    <w:p w14:paraId="4FE34FB1" w14:textId="402DB121" w:rsidR="004C6E37" w:rsidRPr="001601C6" w:rsidRDefault="004C6E37" w:rsidP="004C6E37">
      <w:pPr>
        <w:rPr>
          <w:rFonts w:ascii="Times New Roman" w:hAnsi="Times New Roman" w:cs="Times New Roman"/>
        </w:rPr>
      </w:pPr>
      <w:r w:rsidRPr="001601C6">
        <w:rPr>
          <w:rFonts w:ascii="Times New Roman" w:hAnsi="Times New Roman" w:cs="Times New Roman"/>
        </w:rPr>
        <w:t>The study will cover various aspects of a Final Year Project Management System, including supervisor allocation, proposal and report submission, progress/milestone tracking and approval and rejection functionalities. It will also analyse technological solutions that can be integrated into the FYPMS to improve learning and experience outcomes.</w:t>
      </w:r>
    </w:p>
    <w:p w14:paraId="33F1147C" w14:textId="39797149" w:rsidR="004C6E37" w:rsidRPr="001601C6" w:rsidRDefault="004C6E37" w:rsidP="004C6E37">
      <w:pPr>
        <w:rPr>
          <w:rFonts w:ascii="Times New Roman" w:hAnsi="Times New Roman" w:cs="Times New Roman"/>
        </w:rPr>
      </w:pPr>
      <w:r w:rsidRPr="001601C6">
        <w:rPr>
          <w:rFonts w:ascii="Times New Roman" w:hAnsi="Times New Roman" w:cs="Times New Roman"/>
        </w:rPr>
        <w:t>The system will also examine the best practices in Final Year Project Management System implementation from other educational institutions and organisations. Specific areas of focus will include the effectiveness of current FYPMS tools, identification of gaps in user engagement and the potential benefits of a centralised platform for managing learning and assess</w:t>
      </w:r>
      <w:r w:rsidR="00E424DA" w:rsidRPr="001601C6">
        <w:rPr>
          <w:rFonts w:ascii="Times New Roman" w:hAnsi="Times New Roman" w:cs="Times New Roman"/>
        </w:rPr>
        <w:t>ment processes.</w:t>
      </w:r>
    </w:p>
    <w:p w14:paraId="02FBC1C9" w14:textId="77777777" w:rsidR="00E424DA" w:rsidRPr="001601C6" w:rsidRDefault="00E424DA" w:rsidP="004C6E37">
      <w:pPr>
        <w:rPr>
          <w:rFonts w:ascii="Times New Roman" w:hAnsi="Times New Roman" w:cs="Times New Roman"/>
        </w:rPr>
      </w:pPr>
    </w:p>
    <w:p w14:paraId="07C65E63" w14:textId="4DF18FF3" w:rsidR="00346FE4" w:rsidRPr="008B6DA3" w:rsidRDefault="00346FE4" w:rsidP="0086433F">
      <w:pPr>
        <w:pStyle w:val="Heading3"/>
        <w:rPr>
          <w:rFonts w:ascii="Times New Roman" w:hAnsi="Times New Roman" w:cs="Times New Roman"/>
          <w:b/>
          <w:bCs/>
          <w:color w:val="auto"/>
        </w:rPr>
      </w:pPr>
      <w:r w:rsidRPr="008B6DA3">
        <w:rPr>
          <w:rFonts w:ascii="Times New Roman" w:hAnsi="Times New Roman" w:cs="Times New Roman"/>
          <w:b/>
          <w:bCs/>
          <w:color w:val="auto"/>
        </w:rPr>
        <w:t>TECHNOLOGICAL SCOPE</w:t>
      </w:r>
    </w:p>
    <w:p w14:paraId="472C3EFC" w14:textId="66C5CA38" w:rsidR="007322FB" w:rsidRPr="001601C6" w:rsidRDefault="007322FB" w:rsidP="007322FB">
      <w:pPr>
        <w:rPr>
          <w:rFonts w:ascii="Times New Roman" w:hAnsi="Times New Roman" w:cs="Times New Roman"/>
        </w:rPr>
      </w:pPr>
      <w:r w:rsidRPr="001601C6">
        <w:rPr>
          <w:rFonts w:ascii="Times New Roman" w:hAnsi="Times New Roman" w:cs="Times New Roman"/>
        </w:rPr>
        <w:t>This study will explore the use of HTML, CSS and JavaScript to develop the frontend of the Final Year Project Management System, providing a responsive website that works on mobile devices and personal computers.</w:t>
      </w:r>
    </w:p>
    <w:p w14:paraId="4CEBB05E" w14:textId="65B2F296" w:rsidR="007322FB" w:rsidRPr="001601C6" w:rsidRDefault="007322FB" w:rsidP="007322FB">
      <w:pPr>
        <w:rPr>
          <w:rFonts w:ascii="Times New Roman" w:hAnsi="Times New Roman" w:cs="Times New Roman"/>
        </w:rPr>
      </w:pPr>
      <w:r w:rsidRPr="001601C6">
        <w:rPr>
          <w:rFonts w:ascii="Times New Roman" w:hAnsi="Times New Roman" w:cs="Times New Roman"/>
        </w:rPr>
        <w:t>Java will ensure the backend, offering</w:t>
      </w:r>
      <w:r w:rsidR="00A32ADE" w:rsidRPr="001601C6">
        <w:rPr>
          <w:rFonts w:ascii="Times New Roman" w:hAnsi="Times New Roman" w:cs="Times New Roman"/>
        </w:rPr>
        <w:t xml:space="preserve"> </w:t>
      </w:r>
      <w:r w:rsidRPr="001601C6">
        <w:rPr>
          <w:rFonts w:ascii="Times New Roman" w:hAnsi="Times New Roman" w:cs="Times New Roman"/>
        </w:rPr>
        <w:t>robust and scalable clo</w:t>
      </w:r>
      <w:r w:rsidR="00A32ADE" w:rsidRPr="001601C6">
        <w:rPr>
          <w:rFonts w:ascii="Times New Roman" w:hAnsi="Times New Roman" w:cs="Times New Roman"/>
        </w:rPr>
        <w:t>ud-based services, including real-time database, authentication and cloud storage.</w:t>
      </w:r>
    </w:p>
    <w:p w14:paraId="1D11503E" w14:textId="36B3194F" w:rsidR="00A32ADE" w:rsidRDefault="00A32ADE" w:rsidP="007322FB">
      <w:pPr>
        <w:rPr>
          <w:rFonts w:ascii="Times New Roman" w:hAnsi="Times New Roman" w:cs="Times New Roman"/>
        </w:rPr>
      </w:pPr>
      <w:r w:rsidRPr="001601C6">
        <w:rPr>
          <w:rFonts w:ascii="Times New Roman" w:hAnsi="Times New Roman" w:cs="Times New Roman"/>
        </w:rPr>
        <w:t xml:space="preserve">The research will also consider data privacy and security and role-based access using </w:t>
      </w:r>
      <w:proofErr w:type="spellStart"/>
      <w:r w:rsidRPr="001601C6">
        <w:rPr>
          <w:rFonts w:ascii="Times New Roman" w:hAnsi="Times New Roman" w:cs="Times New Roman"/>
        </w:rPr>
        <w:t>Keycloak</w:t>
      </w:r>
      <w:proofErr w:type="spellEnd"/>
      <w:r w:rsidRPr="001601C6">
        <w:rPr>
          <w:rFonts w:ascii="Times New Roman" w:hAnsi="Times New Roman" w:cs="Times New Roman"/>
        </w:rPr>
        <w:t xml:space="preserve"> ensuring the proposed system compiles with relevant regulations and best practices.</w:t>
      </w:r>
    </w:p>
    <w:p w14:paraId="3DB13BF6" w14:textId="4DDCB78C" w:rsidR="00C621F2" w:rsidRPr="001601C6" w:rsidRDefault="00C621F2" w:rsidP="007322FB">
      <w:pPr>
        <w:rPr>
          <w:rFonts w:ascii="Times New Roman" w:hAnsi="Times New Roman" w:cs="Times New Roman"/>
        </w:rPr>
      </w:pPr>
      <w:r>
        <w:rPr>
          <w:rFonts w:ascii="Times New Roman" w:hAnsi="Times New Roman" w:cs="Times New Roman"/>
        </w:rPr>
        <w:t>Docker will be implemented fo</w:t>
      </w:r>
      <w:r w:rsidR="00C62ED5">
        <w:rPr>
          <w:rFonts w:ascii="Times New Roman" w:hAnsi="Times New Roman" w:cs="Times New Roman"/>
        </w:rPr>
        <w:t>r the proposed system deployment</w:t>
      </w:r>
    </w:p>
    <w:p w14:paraId="0FDEBEF3" w14:textId="77777777" w:rsidR="00A32ADE" w:rsidRPr="001601C6" w:rsidRDefault="00A32ADE" w:rsidP="007322FB">
      <w:pPr>
        <w:rPr>
          <w:rFonts w:ascii="Times New Roman" w:hAnsi="Times New Roman" w:cs="Times New Roman"/>
        </w:rPr>
      </w:pPr>
    </w:p>
    <w:p w14:paraId="5A390C57" w14:textId="218B9F1C" w:rsidR="00346FE4" w:rsidRPr="008B6DA3" w:rsidRDefault="00346FE4" w:rsidP="0086433F">
      <w:pPr>
        <w:pStyle w:val="Heading3"/>
        <w:rPr>
          <w:rFonts w:ascii="Times New Roman" w:hAnsi="Times New Roman" w:cs="Times New Roman"/>
          <w:b/>
          <w:bCs/>
          <w:color w:val="auto"/>
        </w:rPr>
      </w:pPr>
      <w:r w:rsidRPr="008B6DA3">
        <w:rPr>
          <w:rFonts w:ascii="Times New Roman" w:hAnsi="Times New Roman" w:cs="Times New Roman"/>
          <w:b/>
          <w:bCs/>
          <w:color w:val="auto"/>
        </w:rPr>
        <w:t>GEOGRAPHICAL SCOP</w:t>
      </w:r>
      <w:r w:rsidR="00A32ADE" w:rsidRPr="008B6DA3">
        <w:rPr>
          <w:rFonts w:ascii="Times New Roman" w:hAnsi="Times New Roman" w:cs="Times New Roman"/>
          <w:b/>
          <w:bCs/>
          <w:color w:val="auto"/>
        </w:rPr>
        <w:t>E</w:t>
      </w:r>
    </w:p>
    <w:p w14:paraId="0463C892" w14:textId="019B4A76" w:rsidR="00A32ADE" w:rsidRPr="001601C6" w:rsidRDefault="00A32ADE" w:rsidP="00A32ADE">
      <w:pPr>
        <w:rPr>
          <w:rFonts w:ascii="Times New Roman" w:hAnsi="Times New Roman" w:cs="Times New Roman"/>
        </w:rPr>
      </w:pPr>
      <w:r w:rsidRPr="001601C6">
        <w:rPr>
          <w:rFonts w:ascii="Times New Roman" w:hAnsi="Times New Roman" w:cs="Times New Roman"/>
        </w:rPr>
        <w:t xml:space="preserve">The Final Year Project Management System (FYPMS) will enhance educational delivery and streamline communication between learners and supervisors at </w:t>
      </w:r>
      <w:proofErr w:type="spellStart"/>
      <w:r w:rsidRPr="001601C6">
        <w:rPr>
          <w:rFonts w:ascii="Times New Roman" w:hAnsi="Times New Roman" w:cs="Times New Roman"/>
        </w:rPr>
        <w:t>Busitema</w:t>
      </w:r>
      <w:proofErr w:type="spellEnd"/>
      <w:r w:rsidRPr="001601C6">
        <w:rPr>
          <w:rFonts w:ascii="Times New Roman" w:hAnsi="Times New Roman" w:cs="Times New Roman"/>
        </w:rPr>
        <w:t xml:space="preserve"> University. The system will cater to both final year students and continuing students, whether remotely or physically ensuring that students can access and carry out literature review despite their locations. The FYPMS will be implemented across all faculties and departments within the institution, ensuring broad access and uniform su</w:t>
      </w:r>
      <w:r w:rsidR="004C6E37" w:rsidRPr="001601C6">
        <w:rPr>
          <w:rFonts w:ascii="Times New Roman" w:hAnsi="Times New Roman" w:cs="Times New Roman"/>
        </w:rPr>
        <w:t>pport for all enrolled students.</w:t>
      </w:r>
    </w:p>
    <w:p w14:paraId="3D8450EE" w14:textId="77777777" w:rsidR="004C6E37" w:rsidRPr="001601C6" w:rsidRDefault="004C6E37" w:rsidP="00A32ADE">
      <w:pPr>
        <w:rPr>
          <w:rFonts w:ascii="Times New Roman" w:hAnsi="Times New Roman" w:cs="Times New Roman"/>
        </w:rPr>
      </w:pPr>
    </w:p>
    <w:p w14:paraId="3B74C5E5" w14:textId="6428FFEE" w:rsidR="00346FE4" w:rsidRPr="008B6DA3" w:rsidRDefault="00346FE4" w:rsidP="0086433F">
      <w:pPr>
        <w:pStyle w:val="Heading3"/>
        <w:rPr>
          <w:rFonts w:ascii="Times New Roman" w:hAnsi="Times New Roman" w:cs="Times New Roman"/>
          <w:b/>
          <w:bCs/>
          <w:color w:val="auto"/>
        </w:rPr>
      </w:pPr>
      <w:r w:rsidRPr="008B6DA3">
        <w:rPr>
          <w:rFonts w:ascii="Times New Roman" w:hAnsi="Times New Roman" w:cs="Times New Roman"/>
          <w:b/>
          <w:bCs/>
          <w:color w:val="auto"/>
        </w:rPr>
        <w:t>TIME SC</w:t>
      </w:r>
      <w:r w:rsidR="00782F19" w:rsidRPr="008B6DA3">
        <w:rPr>
          <w:rFonts w:ascii="Times New Roman" w:hAnsi="Times New Roman" w:cs="Times New Roman"/>
          <w:b/>
          <w:bCs/>
          <w:color w:val="auto"/>
        </w:rPr>
        <w:t>O</w:t>
      </w:r>
      <w:r w:rsidRPr="008B6DA3">
        <w:rPr>
          <w:rFonts w:ascii="Times New Roman" w:hAnsi="Times New Roman" w:cs="Times New Roman"/>
          <w:b/>
          <w:bCs/>
          <w:color w:val="auto"/>
        </w:rPr>
        <w:t>PE</w:t>
      </w:r>
    </w:p>
    <w:p w14:paraId="13EF3C5C" w14:textId="66F09788" w:rsidR="00653D9E" w:rsidRPr="001601C6" w:rsidRDefault="00653D9E" w:rsidP="00653D9E">
      <w:pPr>
        <w:rPr>
          <w:rFonts w:ascii="Times New Roman" w:hAnsi="Times New Roman" w:cs="Times New Roman"/>
        </w:rPr>
      </w:pPr>
      <w:r w:rsidRPr="001601C6">
        <w:rPr>
          <w:rFonts w:ascii="Times New Roman" w:hAnsi="Times New Roman" w:cs="Times New Roman"/>
        </w:rPr>
        <w:t xml:space="preserve">The concept of time scope defines the estimated time frame to accomplish the project. This time sometimes can be long enough that the project is completed before the assigned period, or the </w:t>
      </w:r>
      <w:r w:rsidR="00FD3343" w:rsidRPr="001601C6">
        <w:rPr>
          <w:rFonts w:ascii="Times New Roman" w:hAnsi="Times New Roman" w:cs="Times New Roman"/>
        </w:rPr>
        <w:t>project can go beyond the time frame that it had been allocated.</w:t>
      </w:r>
    </w:p>
    <w:p w14:paraId="36F221A3" w14:textId="650F1B5E" w:rsidR="00FD3343" w:rsidRPr="001601C6" w:rsidRDefault="00FD3343" w:rsidP="00653D9E">
      <w:pPr>
        <w:rPr>
          <w:rFonts w:ascii="Times New Roman" w:hAnsi="Times New Roman" w:cs="Times New Roman"/>
        </w:rPr>
      </w:pPr>
      <w:r w:rsidRPr="001601C6">
        <w:rPr>
          <w:rFonts w:ascii="Times New Roman" w:hAnsi="Times New Roman" w:cs="Times New Roman"/>
        </w:rPr>
        <w:t>The development and implementation of the Final Year Project Management System are expected to</w:t>
      </w:r>
      <w:r w:rsidR="00EC2FFE" w:rsidRPr="001601C6">
        <w:rPr>
          <w:rFonts w:ascii="Times New Roman" w:hAnsi="Times New Roman" w:cs="Times New Roman"/>
        </w:rPr>
        <w:t xml:space="preserve"> take approximately three months, including planning, design development, testing and deployment phases. An additional two months will be allocated for monitoring and evaluation to assess the system’s effectiveness and make necessary adjustments.</w:t>
      </w:r>
    </w:p>
    <w:p w14:paraId="633B773F" w14:textId="77777777" w:rsidR="00FD3343" w:rsidRPr="001601C6" w:rsidRDefault="00FD3343" w:rsidP="00653D9E">
      <w:pPr>
        <w:rPr>
          <w:rFonts w:ascii="Times New Roman" w:hAnsi="Times New Roman" w:cs="Times New Roman"/>
        </w:rPr>
      </w:pPr>
    </w:p>
    <w:p w14:paraId="09CB4A2E" w14:textId="46C4B2C3" w:rsidR="00346FE4" w:rsidRPr="001601C6" w:rsidRDefault="00346FE4" w:rsidP="0086433F">
      <w:pPr>
        <w:pStyle w:val="Heading1"/>
        <w:rPr>
          <w:rFonts w:ascii="Times New Roman" w:hAnsi="Times New Roman" w:cs="Times New Roman"/>
          <w:color w:val="auto"/>
        </w:rPr>
      </w:pPr>
      <w:r w:rsidRPr="001601C6">
        <w:rPr>
          <w:rFonts w:ascii="Times New Roman" w:hAnsi="Times New Roman" w:cs="Times New Roman"/>
          <w:color w:val="auto"/>
        </w:rPr>
        <w:lastRenderedPageBreak/>
        <w:t>LITERATURE REVIEW</w:t>
      </w:r>
    </w:p>
    <w:p w14:paraId="030AAD3F" w14:textId="48A0C337" w:rsidR="00346FE4" w:rsidRPr="001601C6" w:rsidRDefault="00346FE4" w:rsidP="0086433F">
      <w:pPr>
        <w:pStyle w:val="Heading2"/>
        <w:rPr>
          <w:rFonts w:ascii="Times New Roman" w:hAnsi="Times New Roman" w:cs="Times New Roman"/>
          <w:color w:val="auto"/>
        </w:rPr>
      </w:pPr>
      <w:r w:rsidRPr="001601C6">
        <w:rPr>
          <w:rFonts w:ascii="Times New Roman" w:hAnsi="Times New Roman" w:cs="Times New Roman"/>
          <w:color w:val="auto"/>
        </w:rPr>
        <w:t>INTRODUCTION</w:t>
      </w:r>
    </w:p>
    <w:p w14:paraId="5A6E023A" w14:textId="297D9AFA" w:rsidR="00732683" w:rsidRPr="001601C6" w:rsidRDefault="00732683" w:rsidP="00732683">
      <w:pPr>
        <w:rPr>
          <w:rFonts w:ascii="Times New Roman" w:hAnsi="Times New Roman" w:cs="Times New Roman"/>
        </w:rPr>
      </w:pPr>
      <w:r w:rsidRPr="001601C6">
        <w:rPr>
          <w:rFonts w:ascii="Times New Roman" w:hAnsi="Times New Roman" w:cs="Times New Roman"/>
        </w:rPr>
        <w:t>This chapter explores how digital education is being transformed through Final  Year Project Management System (FYPMS).</w:t>
      </w:r>
      <w:r w:rsidR="00E13580" w:rsidRPr="001601C6">
        <w:rPr>
          <w:rFonts w:ascii="Times New Roman" w:hAnsi="Times New Roman" w:cs="Times New Roman"/>
        </w:rPr>
        <w:t xml:space="preserve"> i</w:t>
      </w:r>
      <w:r w:rsidRPr="001601C6">
        <w:rPr>
          <w:rFonts w:ascii="Times New Roman" w:hAnsi="Times New Roman" w:cs="Times New Roman"/>
        </w:rPr>
        <w:t>t will</w:t>
      </w:r>
      <w:r w:rsidR="00243811" w:rsidRPr="001601C6">
        <w:rPr>
          <w:rFonts w:ascii="Times New Roman" w:hAnsi="Times New Roman" w:cs="Times New Roman"/>
        </w:rPr>
        <w:t xml:space="preserve"> explore the evolution and current trends in FYPMS technologies, examine how these platforms enhance course delivery, student engagement and administrative effectiveness, and discuss innovative features like artificial intelligence, data analytics and gamification.</w:t>
      </w:r>
    </w:p>
    <w:p w14:paraId="2638ABDD" w14:textId="7DB9113B" w:rsidR="00243811" w:rsidRPr="001601C6" w:rsidRDefault="00243811" w:rsidP="00732683">
      <w:pPr>
        <w:rPr>
          <w:rFonts w:ascii="Times New Roman" w:hAnsi="Times New Roman" w:cs="Times New Roman"/>
        </w:rPr>
      </w:pPr>
      <w:r w:rsidRPr="001601C6">
        <w:rPr>
          <w:rFonts w:ascii="Times New Roman" w:hAnsi="Times New Roman" w:cs="Times New Roman"/>
        </w:rPr>
        <w:t>Additionally, the chapter addresses critical challenges such as technical support limitation</w:t>
      </w:r>
      <w:r w:rsidR="00463A62" w:rsidRPr="001601C6">
        <w:rPr>
          <w:rFonts w:ascii="Times New Roman" w:hAnsi="Times New Roman" w:cs="Times New Roman"/>
        </w:rPr>
        <w:t>*******************************************************************************************************************************************************************</w:t>
      </w:r>
    </w:p>
    <w:p w14:paraId="643B7644" w14:textId="170C21C9" w:rsidR="00346FE4" w:rsidRPr="001601C6" w:rsidRDefault="00346FE4" w:rsidP="0086433F">
      <w:pPr>
        <w:pStyle w:val="Heading2"/>
        <w:rPr>
          <w:rFonts w:ascii="Times New Roman" w:hAnsi="Times New Roman" w:cs="Times New Roman"/>
          <w:color w:val="auto"/>
        </w:rPr>
      </w:pPr>
      <w:r w:rsidRPr="001601C6">
        <w:rPr>
          <w:rFonts w:ascii="Times New Roman" w:hAnsi="Times New Roman" w:cs="Times New Roman"/>
          <w:color w:val="auto"/>
        </w:rPr>
        <w:t>OVERVIEW OF FINAL YEAR PROJECT MANAGEMENT SYSTEM AND TRENDS</w:t>
      </w:r>
    </w:p>
    <w:p w14:paraId="4778D33E" w14:textId="39D32CC0" w:rsidR="00346FE4" w:rsidRPr="001601C6" w:rsidRDefault="00346FE4" w:rsidP="0086433F">
      <w:pPr>
        <w:pStyle w:val="Heading2"/>
        <w:rPr>
          <w:rFonts w:ascii="Times New Roman" w:hAnsi="Times New Roman" w:cs="Times New Roman"/>
          <w:color w:val="auto"/>
        </w:rPr>
      </w:pPr>
      <w:r w:rsidRPr="001601C6">
        <w:rPr>
          <w:rFonts w:ascii="Times New Roman" w:hAnsi="Times New Roman" w:cs="Times New Roman"/>
          <w:color w:val="auto"/>
        </w:rPr>
        <w:t>FINAL YEAR PROJECT MANAGEMENT SYSTEM</w:t>
      </w:r>
    </w:p>
    <w:p w14:paraId="75688B2D" w14:textId="1708F522" w:rsidR="00346FE4" w:rsidRPr="001601C6" w:rsidRDefault="00346FE4" w:rsidP="0086433F">
      <w:pPr>
        <w:pStyle w:val="Heading2"/>
        <w:rPr>
          <w:rFonts w:ascii="Times New Roman" w:hAnsi="Times New Roman" w:cs="Times New Roman"/>
          <w:color w:val="auto"/>
        </w:rPr>
      </w:pPr>
      <w:r w:rsidRPr="001601C6">
        <w:rPr>
          <w:rFonts w:ascii="Times New Roman" w:hAnsi="Times New Roman" w:cs="Times New Roman"/>
          <w:color w:val="auto"/>
        </w:rPr>
        <w:t>CHALLENGES OF FINAL YEAR PROJECT MANAGEMENT SYSTEM</w:t>
      </w:r>
    </w:p>
    <w:p w14:paraId="4DB0E242" w14:textId="4E81343E" w:rsidR="00F90795" w:rsidRPr="001601C6" w:rsidRDefault="00F90795" w:rsidP="00F90795">
      <w:pPr>
        <w:rPr>
          <w:rFonts w:ascii="Times New Roman" w:hAnsi="Times New Roman" w:cs="Times New Roman"/>
        </w:rPr>
      </w:pPr>
      <w:r w:rsidRPr="001601C6">
        <w:rPr>
          <w:rFonts w:ascii="Times New Roman" w:hAnsi="Times New Roman" w:cs="Times New Roman"/>
        </w:rPr>
        <w:t xml:space="preserve">Despite the advantages of Final Year Project Management Systems (FYPMS), several challenges hinder their effectiveness. </w:t>
      </w:r>
    </w:p>
    <w:p w14:paraId="7141EC6A" w14:textId="6ABE6D7F" w:rsidR="00346FE4" w:rsidRPr="001601C6" w:rsidRDefault="00346FE4" w:rsidP="0086433F">
      <w:pPr>
        <w:pStyle w:val="Heading1"/>
        <w:rPr>
          <w:rFonts w:ascii="Times New Roman" w:hAnsi="Times New Roman" w:cs="Times New Roman"/>
          <w:color w:val="auto"/>
        </w:rPr>
      </w:pPr>
      <w:r w:rsidRPr="001601C6">
        <w:rPr>
          <w:rFonts w:ascii="Times New Roman" w:hAnsi="Times New Roman" w:cs="Times New Roman"/>
          <w:color w:val="auto"/>
        </w:rPr>
        <w:t>METHODOLOGY</w:t>
      </w:r>
    </w:p>
    <w:p w14:paraId="267B8D69" w14:textId="789DBB53" w:rsidR="00346FE4" w:rsidRPr="001601C6" w:rsidRDefault="00346FE4" w:rsidP="0086433F">
      <w:pPr>
        <w:pStyle w:val="Heading2"/>
        <w:rPr>
          <w:rFonts w:ascii="Times New Roman" w:hAnsi="Times New Roman" w:cs="Times New Roman"/>
          <w:color w:val="auto"/>
        </w:rPr>
      </w:pPr>
      <w:r w:rsidRPr="001601C6">
        <w:rPr>
          <w:rFonts w:ascii="Times New Roman" w:hAnsi="Times New Roman" w:cs="Times New Roman"/>
          <w:color w:val="auto"/>
        </w:rPr>
        <w:t>INTRODUCTION</w:t>
      </w:r>
    </w:p>
    <w:p w14:paraId="5628479A" w14:textId="18B09069" w:rsidR="00732683" w:rsidRPr="001601C6" w:rsidRDefault="00732683" w:rsidP="00732683">
      <w:pPr>
        <w:rPr>
          <w:rFonts w:ascii="Times New Roman" w:hAnsi="Times New Roman" w:cs="Times New Roman"/>
        </w:rPr>
      </w:pPr>
      <w:r w:rsidRPr="001601C6">
        <w:rPr>
          <w:rFonts w:ascii="Times New Roman" w:hAnsi="Times New Roman" w:cs="Times New Roman"/>
        </w:rPr>
        <w:t xml:space="preserve">This chapter outlines the proposed methodology for the development of the Final Year Project Management for </w:t>
      </w:r>
      <w:proofErr w:type="spellStart"/>
      <w:r w:rsidRPr="001601C6">
        <w:rPr>
          <w:rFonts w:ascii="Times New Roman" w:hAnsi="Times New Roman" w:cs="Times New Roman"/>
        </w:rPr>
        <w:t>Busitema</w:t>
      </w:r>
      <w:proofErr w:type="spellEnd"/>
      <w:r w:rsidRPr="001601C6">
        <w:rPr>
          <w:rFonts w:ascii="Times New Roman" w:hAnsi="Times New Roman" w:cs="Times New Roman"/>
        </w:rPr>
        <w:t xml:space="preserve"> University. It presents the intended research design, data collection methods, system development approach, tools and technologies to be used, system analysis techniques, and system testing procedures. The proposed methodology aims to ensure that the system will effectively address the challenges posed by the current manual learning environment.</w:t>
      </w:r>
    </w:p>
    <w:p w14:paraId="0E0ACCAF" w14:textId="4DBE19BF" w:rsidR="00346FE4" w:rsidRPr="001601C6" w:rsidRDefault="00346FE4" w:rsidP="0086433F">
      <w:pPr>
        <w:pStyle w:val="Heading2"/>
        <w:rPr>
          <w:rFonts w:ascii="Times New Roman" w:hAnsi="Times New Roman" w:cs="Times New Roman"/>
          <w:color w:val="auto"/>
        </w:rPr>
      </w:pPr>
      <w:r w:rsidRPr="001601C6">
        <w:rPr>
          <w:rFonts w:ascii="Times New Roman" w:hAnsi="Times New Roman" w:cs="Times New Roman"/>
          <w:color w:val="auto"/>
        </w:rPr>
        <w:t>AREA OF STUDY</w:t>
      </w:r>
    </w:p>
    <w:p w14:paraId="10EE8B75" w14:textId="4AE19050" w:rsidR="00F90795" w:rsidRPr="001601C6" w:rsidRDefault="00F90795" w:rsidP="00F90795">
      <w:pPr>
        <w:rPr>
          <w:rFonts w:ascii="Times New Roman" w:hAnsi="Times New Roman" w:cs="Times New Roman"/>
        </w:rPr>
      </w:pPr>
      <w:r w:rsidRPr="001601C6">
        <w:rPr>
          <w:rFonts w:ascii="Times New Roman" w:hAnsi="Times New Roman" w:cs="Times New Roman"/>
        </w:rPr>
        <w:t xml:space="preserve">The study will be conducted at </w:t>
      </w:r>
      <w:proofErr w:type="spellStart"/>
      <w:r w:rsidRPr="001601C6">
        <w:rPr>
          <w:rFonts w:ascii="Times New Roman" w:hAnsi="Times New Roman" w:cs="Times New Roman"/>
        </w:rPr>
        <w:t>Busitema</w:t>
      </w:r>
      <w:proofErr w:type="spellEnd"/>
      <w:r w:rsidRPr="001601C6">
        <w:rPr>
          <w:rFonts w:ascii="Times New Roman" w:hAnsi="Times New Roman" w:cs="Times New Roman"/>
        </w:rPr>
        <w:t xml:space="preserve"> University, </w:t>
      </w:r>
      <w:r w:rsidR="002D5B6D" w:rsidRPr="001601C6">
        <w:rPr>
          <w:rFonts w:ascii="Times New Roman" w:hAnsi="Times New Roman" w:cs="Times New Roman"/>
        </w:rPr>
        <w:t>situated along the Tororo-</w:t>
      </w:r>
      <w:proofErr w:type="spellStart"/>
      <w:r w:rsidR="002D5B6D" w:rsidRPr="001601C6">
        <w:rPr>
          <w:rFonts w:ascii="Times New Roman" w:hAnsi="Times New Roman" w:cs="Times New Roman"/>
        </w:rPr>
        <w:t>Busolwe</w:t>
      </w:r>
      <w:proofErr w:type="spellEnd"/>
      <w:r w:rsidR="002D5B6D" w:rsidRPr="001601C6">
        <w:rPr>
          <w:rFonts w:ascii="Times New Roman" w:hAnsi="Times New Roman" w:cs="Times New Roman"/>
        </w:rPr>
        <w:t xml:space="preserve">  road in </w:t>
      </w:r>
      <w:proofErr w:type="spellStart"/>
      <w:r w:rsidR="002D5B6D" w:rsidRPr="001601C6">
        <w:rPr>
          <w:rFonts w:ascii="Times New Roman" w:hAnsi="Times New Roman" w:cs="Times New Roman"/>
        </w:rPr>
        <w:t>Nagongera</w:t>
      </w:r>
      <w:proofErr w:type="spellEnd"/>
      <w:r w:rsidR="002D5B6D" w:rsidRPr="001601C6">
        <w:rPr>
          <w:rFonts w:ascii="Times New Roman" w:hAnsi="Times New Roman" w:cs="Times New Roman"/>
        </w:rPr>
        <w:t xml:space="preserve"> Town Council, 17 to 26 kilometres from Tororo Town in</w:t>
      </w:r>
      <w:r w:rsidR="0045385B" w:rsidRPr="001601C6">
        <w:rPr>
          <w:rFonts w:ascii="Times New Roman" w:hAnsi="Times New Roman" w:cs="Times New Roman"/>
        </w:rPr>
        <w:t xml:space="preserve"> </w:t>
      </w:r>
      <w:r w:rsidR="002D5B6D" w:rsidRPr="001601C6">
        <w:rPr>
          <w:rFonts w:ascii="Times New Roman" w:hAnsi="Times New Roman" w:cs="Times New Roman"/>
        </w:rPr>
        <w:t>Tororo District in Eastern Uganda. The institution has been selected  due to its commitment to academic excellence and innovation, as well as its diverse stud</w:t>
      </w:r>
      <w:r w:rsidR="009C5E2C" w:rsidRPr="001601C6">
        <w:rPr>
          <w:rFonts w:ascii="Times New Roman" w:hAnsi="Times New Roman" w:cs="Times New Roman"/>
        </w:rPr>
        <w:t xml:space="preserve">ent </w:t>
      </w:r>
      <w:r w:rsidR="0045385B" w:rsidRPr="001601C6">
        <w:rPr>
          <w:rFonts w:ascii="Times New Roman" w:hAnsi="Times New Roman" w:cs="Times New Roman"/>
        </w:rPr>
        <w:t>population drawn from various regions</w:t>
      </w:r>
    </w:p>
    <w:p w14:paraId="3AD13C51" w14:textId="59A6C02A" w:rsidR="0045385B" w:rsidRPr="001601C6" w:rsidRDefault="0045385B" w:rsidP="00F90795">
      <w:pPr>
        <w:rPr>
          <w:rFonts w:ascii="Times New Roman" w:hAnsi="Times New Roman" w:cs="Times New Roman"/>
        </w:rPr>
      </w:pPr>
      <w:r w:rsidRPr="001601C6">
        <w:rPr>
          <w:rFonts w:ascii="Times New Roman" w:hAnsi="Times New Roman" w:cs="Times New Roman"/>
        </w:rPr>
        <w:t>The focus will be on assessing the university’s current final year project processes, which rely heavily on traditional face-to-face tracking of milestones and interactions and manual process of delivering the academic content, assigning supervisors, approvals and feedback of the project progresses. The context presents the ideal opportunity to investigate the limitations of the current crude system and explore how a FYPMS could enhance educational delivery and student engagement through digitisation.</w:t>
      </w:r>
    </w:p>
    <w:p w14:paraId="40405C5A" w14:textId="6D26DFA0" w:rsidR="00346FE4" w:rsidRPr="001601C6" w:rsidRDefault="00346FE4" w:rsidP="0086433F">
      <w:pPr>
        <w:pStyle w:val="Heading2"/>
        <w:rPr>
          <w:rFonts w:ascii="Times New Roman" w:hAnsi="Times New Roman" w:cs="Times New Roman"/>
          <w:color w:val="auto"/>
        </w:rPr>
      </w:pPr>
      <w:r w:rsidRPr="001601C6">
        <w:rPr>
          <w:rFonts w:ascii="Times New Roman" w:hAnsi="Times New Roman" w:cs="Times New Roman"/>
          <w:color w:val="auto"/>
        </w:rPr>
        <w:t>SAMPLING</w:t>
      </w:r>
    </w:p>
    <w:p w14:paraId="075DEB33" w14:textId="4591DF31" w:rsidR="0045385B" w:rsidRPr="001601C6" w:rsidRDefault="0045385B" w:rsidP="0045385B">
      <w:pPr>
        <w:rPr>
          <w:rFonts w:ascii="Times New Roman" w:hAnsi="Times New Roman" w:cs="Times New Roman"/>
        </w:rPr>
      </w:pPr>
      <w:r w:rsidRPr="001601C6">
        <w:rPr>
          <w:rFonts w:ascii="Times New Roman" w:hAnsi="Times New Roman" w:cs="Times New Roman"/>
        </w:rPr>
        <w:t xml:space="preserve">The research will involve a few students, three lecturers and an academic administrator from </w:t>
      </w:r>
      <w:proofErr w:type="spellStart"/>
      <w:r w:rsidRPr="001601C6">
        <w:rPr>
          <w:rFonts w:ascii="Times New Roman" w:hAnsi="Times New Roman" w:cs="Times New Roman"/>
        </w:rPr>
        <w:t>Busitema</w:t>
      </w:r>
      <w:proofErr w:type="spellEnd"/>
      <w:r w:rsidRPr="001601C6">
        <w:rPr>
          <w:rFonts w:ascii="Times New Roman" w:hAnsi="Times New Roman" w:cs="Times New Roman"/>
        </w:rPr>
        <w:t xml:space="preserve"> University. This sample is intended to represent key</w:t>
      </w:r>
      <w:r w:rsidR="00DD5E36" w:rsidRPr="001601C6">
        <w:rPr>
          <w:rFonts w:ascii="Times New Roman" w:hAnsi="Times New Roman" w:cs="Times New Roman"/>
        </w:rPr>
        <w:t xml:space="preserve"> stakeholders within the current learning environment.</w:t>
      </w:r>
    </w:p>
    <w:p w14:paraId="082C3A7D" w14:textId="23A099D6" w:rsidR="00DD5E36" w:rsidRPr="001601C6" w:rsidRDefault="00DD5E36" w:rsidP="0045385B">
      <w:pPr>
        <w:rPr>
          <w:rFonts w:ascii="Times New Roman" w:hAnsi="Times New Roman" w:cs="Times New Roman"/>
        </w:rPr>
      </w:pPr>
      <w:r w:rsidRPr="001601C6">
        <w:rPr>
          <w:rFonts w:ascii="Times New Roman" w:hAnsi="Times New Roman" w:cs="Times New Roman"/>
        </w:rPr>
        <w:t>A non-profitability sampling method specifically, convenience sampling will be used. Participants will be selected based on their availability and willingness to contribute. This approach is expected to provide to provide timely and relevant feedback to inform the design and development of the proposed FYPMS</w:t>
      </w:r>
    </w:p>
    <w:p w14:paraId="49E41E4C" w14:textId="7F3304A5" w:rsidR="00346FE4" w:rsidRPr="001601C6" w:rsidRDefault="00346FE4" w:rsidP="0086433F">
      <w:pPr>
        <w:pStyle w:val="Heading2"/>
        <w:rPr>
          <w:rFonts w:ascii="Times New Roman" w:hAnsi="Times New Roman" w:cs="Times New Roman"/>
          <w:color w:val="auto"/>
        </w:rPr>
      </w:pPr>
      <w:r w:rsidRPr="001601C6">
        <w:rPr>
          <w:rFonts w:ascii="Times New Roman" w:hAnsi="Times New Roman" w:cs="Times New Roman"/>
          <w:color w:val="auto"/>
        </w:rPr>
        <w:lastRenderedPageBreak/>
        <w:t>SYSTEM DEVELOPMENT METHODOLOGY</w:t>
      </w:r>
    </w:p>
    <w:p w14:paraId="63461DE2" w14:textId="633A6B60" w:rsidR="00346FE4" w:rsidRPr="001601C6" w:rsidRDefault="00346FE4" w:rsidP="0086433F">
      <w:pPr>
        <w:pStyle w:val="Heading2"/>
        <w:rPr>
          <w:rFonts w:ascii="Times New Roman" w:hAnsi="Times New Roman" w:cs="Times New Roman"/>
          <w:color w:val="auto"/>
        </w:rPr>
      </w:pPr>
      <w:r w:rsidRPr="001601C6">
        <w:rPr>
          <w:rFonts w:ascii="Times New Roman" w:hAnsi="Times New Roman" w:cs="Times New Roman"/>
          <w:color w:val="auto"/>
        </w:rPr>
        <w:t>DATA COLLECTION</w:t>
      </w:r>
    </w:p>
    <w:p w14:paraId="503AACA3" w14:textId="5E5C93D1" w:rsidR="00235A89" w:rsidRPr="001601C6" w:rsidRDefault="00DD5E36" w:rsidP="00DD5E36">
      <w:pPr>
        <w:rPr>
          <w:rFonts w:ascii="Times New Roman" w:hAnsi="Times New Roman" w:cs="Times New Roman"/>
          <w:b/>
          <w:bCs/>
        </w:rPr>
      </w:pPr>
      <w:r w:rsidRPr="001601C6">
        <w:rPr>
          <w:rFonts w:ascii="Times New Roman" w:hAnsi="Times New Roman" w:cs="Times New Roman"/>
        </w:rPr>
        <w:t xml:space="preserve">To gather meaningful insights, three primary data collection methods will be employed: </w:t>
      </w:r>
      <w:r w:rsidRPr="001601C6">
        <w:rPr>
          <w:rFonts w:ascii="Times New Roman" w:hAnsi="Times New Roman" w:cs="Times New Roman"/>
          <w:b/>
          <w:bCs/>
        </w:rPr>
        <w:t>interviews</w:t>
      </w:r>
      <w:r w:rsidR="00235A89" w:rsidRPr="001601C6">
        <w:rPr>
          <w:rFonts w:ascii="Times New Roman" w:hAnsi="Times New Roman" w:cs="Times New Roman"/>
          <w:b/>
          <w:bCs/>
        </w:rPr>
        <w:t xml:space="preserve">, observation </w:t>
      </w:r>
      <w:r w:rsidR="00235A89" w:rsidRPr="001601C6">
        <w:rPr>
          <w:rFonts w:ascii="Times New Roman" w:hAnsi="Times New Roman" w:cs="Times New Roman"/>
        </w:rPr>
        <w:t xml:space="preserve">and </w:t>
      </w:r>
      <w:r w:rsidR="00235A89" w:rsidRPr="001601C6">
        <w:rPr>
          <w:rFonts w:ascii="Times New Roman" w:hAnsi="Times New Roman" w:cs="Times New Roman"/>
          <w:b/>
          <w:bCs/>
        </w:rPr>
        <w:t>review of the existing literature</w:t>
      </w:r>
      <w:r w:rsidR="008A4CBB" w:rsidRPr="001601C6">
        <w:rPr>
          <w:rFonts w:ascii="Times New Roman" w:hAnsi="Times New Roman" w:cs="Times New Roman"/>
          <w:b/>
          <w:bCs/>
        </w:rPr>
        <w:t>.</w:t>
      </w:r>
    </w:p>
    <w:p w14:paraId="2233ED07" w14:textId="2302C3D4" w:rsidR="00346FE4" w:rsidRPr="001601C6" w:rsidRDefault="00346FE4" w:rsidP="0086433F">
      <w:pPr>
        <w:pStyle w:val="Heading3"/>
        <w:rPr>
          <w:rFonts w:ascii="Times New Roman" w:hAnsi="Times New Roman" w:cs="Times New Roman"/>
          <w:color w:val="auto"/>
        </w:rPr>
      </w:pPr>
      <w:r w:rsidRPr="001601C6">
        <w:rPr>
          <w:rFonts w:ascii="Times New Roman" w:hAnsi="Times New Roman" w:cs="Times New Roman"/>
          <w:color w:val="auto"/>
        </w:rPr>
        <w:t>INTERVIEW METHOD</w:t>
      </w:r>
    </w:p>
    <w:p w14:paraId="3C1F6AC4" w14:textId="5E452604" w:rsidR="00235A89" w:rsidRDefault="00235A89" w:rsidP="00235A89">
      <w:pPr>
        <w:rPr>
          <w:rFonts w:ascii="Times New Roman" w:hAnsi="Times New Roman" w:cs="Times New Roman"/>
        </w:rPr>
      </w:pPr>
      <w:r w:rsidRPr="001601C6">
        <w:rPr>
          <w:rFonts w:ascii="Times New Roman" w:hAnsi="Times New Roman" w:cs="Times New Roman"/>
        </w:rPr>
        <w:t>Direct interviews will be conducted with a few students and a few lectures to gain insight into the limitations of the current manual system. The interview method will be used because it is suitable for collecting in-depth and detailed information from participants. It will enable</w:t>
      </w:r>
      <w:r w:rsidR="008A4CBB" w:rsidRPr="001601C6">
        <w:rPr>
          <w:rFonts w:ascii="Times New Roman" w:hAnsi="Times New Roman" w:cs="Times New Roman"/>
        </w:rPr>
        <w:t xml:space="preserve"> the researcher to directly interact with students, lecturers and administrators, allowing for clarification of questions and deeper exploration of responses. This method is expe</w:t>
      </w:r>
      <w:r w:rsidR="00131CEF" w:rsidRPr="001601C6">
        <w:rPr>
          <w:rFonts w:ascii="Times New Roman" w:hAnsi="Times New Roman" w:cs="Times New Roman"/>
        </w:rPr>
        <w:t>cted to provide rich qualitative insights</w:t>
      </w:r>
      <w:r w:rsidR="00FE26C0" w:rsidRPr="001601C6">
        <w:rPr>
          <w:rFonts w:ascii="Times New Roman" w:hAnsi="Times New Roman" w:cs="Times New Roman"/>
        </w:rPr>
        <w:t xml:space="preserve"> into the experiences, challenges, and expectations associated with the </w:t>
      </w:r>
      <w:r w:rsidR="00A44381" w:rsidRPr="001601C6">
        <w:rPr>
          <w:rFonts w:ascii="Times New Roman" w:hAnsi="Times New Roman" w:cs="Times New Roman"/>
        </w:rPr>
        <w:t>current physical final year project handling process, which will help inform the design and features of the proposed Final Year Project Management System.</w:t>
      </w:r>
    </w:p>
    <w:p w14:paraId="2D36D40F" w14:textId="6717A6F7" w:rsidR="00CF1220" w:rsidRDefault="00CF1220" w:rsidP="00235A89">
      <w:pPr>
        <w:rPr>
          <w:rFonts w:ascii="Times New Roman" w:hAnsi="Times New Roman" w:cs="Times New Roman"/>
        </w:rPr>
      </w:pPr>
      <w:r>
        <w:rPr>
          <w:rFonts w:ascii="Times New Roman" w:hAnsi="Times New Roman" w:cs="Times New Roman"/>
        </w:rPr>
        <w:t>Sample questions will include;</w:t>
      </w:r>
    </w:p>
    <w:p w14:paraId="70C0FE66" w14:textId="094DB3B5" w:rsidR="0082692D" w:rsidRDefault="0082692D" w:rsidP="00235A89">
      <w:pPr>
        <w:rPr>
          <w:rFonts w:ascii="Times New Roman" w:hAnsi="Times New Roman" w:cs="Times New Roman"/>
          <w:b/>
          <w:bCs/>
        </w:rPr>
      </w:pPr>
      <w:r>
        <w:rPr>
          <w:rFonts w:ascii="Times New Roman" w:hAnsi="Times New Roman" w:cs="Times New Roman"/>
          <w:b/>
          <w:bCs/>
        </w:rPr>
        <w:t>To the administration</w:t>
      </w:r>
    </w:p>
    <w:p w14:paraId="19AEBF1E" w14:textId="38DD072D" w:rsidR="0082692D" w:rsidRDefault="0082692D" w:rsidP="00235A89">
      <w:pPr>
        <w:rPr>
          <w:rFonts w:ascii="Times New Roman" w:hAnsi="Times New Roman" w:cs="Times New Roman"/>
          <w:b/>
          <w:bCs/>
        </w:rPr>
      </w:pPr>
      <w:r>
        <w:rPr>
          <w:rFonts w:ascii="Times New Roman" w:hAnsi="Times New Roman" w:cs="Times New Roman"/>
          <w:b/>
          <w:bCs/>
        </w:rPr>
        <w:t>To the lecturers</w:t>
      </w:r>
    </w:p>
    <w:p w14:paraId="66BF96E0" w14:textId="7B3C4AF7" w:rsidR="0082692D" w:rsidRPr="0082692D" w:rsidRDefault="0082692D" w:rsidP="00235A89">
      <w:pPr>
        <w:rPr>
          <w:rFonts w:ascii="Times New Roman" w:hAnsi="Times New Roman" w:cs="Times New Roman"/>
          <w:b/>
          <w:bCs/>
        </w:rPr>
      </w:pPr>
      <w:r>
        <w:rPr>
          <w:rFonts w:ascii="Times New Roman" w:hAnsi="Times New Roman" w:cs="Times New Roman"/>
          <w:b/>
          <w:bCs/>
        </w:rPr>
        <w:t>To the students</w:t>
      </w:r>
    </w:p>
    <w:p w14:paraId="2147F5D0" w14:textId="229A7F7F" w:rsidR="00346FE4" w:rsidRPr="001601C6" w:rsidRDefault="00346FE4" w:rsidP="0086433F">
      <w:pPr>
        <w:pStyle w:val="Heading3"/>
        <w:rPr>
          <w:rFonts w:ascii="Times New Roman" w:hAnsi="Times New Roman" w:cs="Times New Roman"/>
          <w:color w:val="auto"/>
        </w:rPr>
      </w:pPr>
      <w:r w:rsidRPr="001601C6">
        <w:rPr>
          <w:rFonts w:ascii="Times New Roman" w:hAnsi="Times New Roman" w:cs="Times New Roman"/>
          <w:color w:val="auto"/>
        </w:rPr>
        <w:t>OBSERVATION METHOD</w:t>
      </w:r>
    </w:p>
    <w:p w14:paraId="1C19E62F" w14:textId="0550A9A4" w:rsidR="00D217BF" w:rsidRPr="001601C6" w:rsidRDefault="00D217BF" w:rsidP="00D217BF">
      <w:pPr>
        <w:rPr>
          <w:rFonts w:ascii="Times New Roman" w:hAnsi="Times New Roman" w:cs="Times New Roman"/>
        </w:rPr>
      </w:pPr>
      <w:r w:rsidRPr="001601C6">
        <w:rPr>
          <w:rFonts w:ascii="Times New Roman" w:hAnsi="Times New Roman" w:cs="Times New Roman"/>
        </w:rPr>
        <w:t xml:space="preserve">Observation will be used to validate interview findings. </w:t>
      </w:r>
      <w:r w:rsidR="0032764E">
        <w:rPr>
          <w:rFonts w:ascii="Times New Roman" w:hAnsi="Times New Roman" w:cs="Times New Roman"/>
        </w:rPr>
        <w:t xml:space="preserve">The researcher will attend selected </w:t>
      </w:r>
      <w:r w:rsidR="00E22BCA">
        <w:rPr>
          <w:rFonts w:ascii="Times New Roman" w:hAnsi="Times New Roman" w:cs="Times New Roman"/>
        </w:rPr>
        <w:t>project validation</w:t>
      </w:r>
      <w:r w:rsidR="00994F3C">
        <w:rPr>
          <w:rFonts w:ascii="Times New Roman" w:hAnsi="Times New Roman" w:cs="Times New Roman"/>
        </w:rPr>
        <w:t>s</w:t>
      </w:r>
      <w:r w:rsidR="00E22BCA">
        <w:rPr>
          <w:rFonts w:ascii="Times New Roman" w:hAnsi="Times New Roman" w:cs="Times New Roman"/>
        </w:rPr>
        <w:t xml:space="preserve"> and submissi</w:t>
      </w:r>
      <w:r w:rsidR="00994F3C">
        <w:rPr>
          <w:rFonts w:ascii="Times New Roman" w:hAnsi="Times New Roman" w:cs="Times New Roman"/>
        </w:rPr>
        <w:t>ons, and also informally interact with the students</w:t>
      </w:r>
      <w:r w:rsidR="00FE3F34">
        <w:rPr>
          <w:rFonts w:ascii="Times New Roman" w:hAnsi="Times New Roman" w:cs="Times New Roman"/>
        </w:rPr>
        <w:t xml:space="preserve"> to observe how</w:t>
      </w:r>
      <w:r w:rsidR="004139A3">
        <w:rPr>
          <w:rFonts w:ascii="Times New Roman" w:hAnsi="Times New Roman" w:cs="Times New Roman"/>
        </w:rPr>
        <w:t xml:space="preserve"> the final year projects are</w:t>
      </w:r>
      <w:r w:rsidR="00531147">
        <w:rPr>
          <w:rFonts w:ascii="Times New Roman" w:hAnsi="Times New Roman" w:cs="Times New Roman"/>
        </w:rPr>
        <w:t xml:space="preserve"> delivered</w:t>
      </w:r>
      <w:r w:rsidR="00277398">
        <w:rPr>
          <w:rFonts w:ascii="Times New Roman" w:hAnsi="Times New Roman" w:cs="Times New Roman"/>
        </w:rPr>
        <w:t xml:space="preserve"> and managed</w:t>
      </w:r>
      <w:r w:rsidR="00F50EC5">
        <w:rPr>
          <w:rFonts w:ascii="Times New Roman" w:hAnsi="Times New Roman" w:cs="Times New Roman"/>
        </w:rPr>
        <w:t>. This will help identify inefficie</w:t>
      </w:r>
      <w:r w:rsidR="0045072A">
        <w:rPr>
          <w:rFonts w:ascii="Times New Roman" w:hAnsi="Times New Roman" w:cs="Times New Roman"/>
        </w:rPr>
        <w:t>ncies such as time lost</w:t>
      </w:r>
      <w:r w:rsidR="009335A3">
        <w:rPr>
          <w:rFonts w:ascii="Times New Roman" w:hAnsi="Times New Roman" w:cs="Times New Roman"/>
        </w:rPr>
        <w:t xml:space="preserve"> in rep</w:t>
      </w:r>
      <w:r w:rsidR="009A5038">
        <w:rPr>
          <w:rFonts w:ascii="Times New Roman" w:hAnsi="Times New Roman" w:cs="Times New Roman"/>
        </w:rPr>
        <w:t xml:space="preserve">eating </w:t>
      </w:r>
      <w:r w:rsidR="00F81516">
        <w:rPr>
          <w:rFonts w:ascii="Times New Roman" w:hAnsi="Times New Roman" w:cs="Times New Roman"/>
        </w:rPr>
        <w:t>instructions, reliance on physical handouts, and communication gaps</w:t>
      </w:r>
      <w:r w:rsidR="00FA5661">
        <w:rPr>
          <w:rFonts w:ascii="Times New Roman" w:hAnsi="Times New Roman" w:cs="Times New Roman"/>
        </w:rPr>
        <w:t>.</w:t>
      </w:r>
    </w:p>
    <w:p w14:paraId="62558D03" w14:textId="1286327F" w:rsidR="00346FE4" w:rsidRDefault="00346FE4" w:rsidP="0086433F">
      <w:pPr>
        <w:pStyle w:val="Heading3"/>
        <w:rPr>
          <w:rFonts w:ascii="Times New Roman" w:hAnsi="Times New Roman" w:cs="Times New Roman"/>
          <w:color w:val="auto"/>
        </w:rPr>
      </w:pPr>
      <w:r w:rsidRPr="001601C6">
        <w:rPr>
          <w:rFonts w:ascii="Times New Roman" w:hAnsi="Times New Roman" w:cs="Times New Roman"/>
          <w:color w:val="auto"/>
        </w:rPr>
        <w:t>REVIEW OF EXISTING LITERATURE SYSTEM</w:t>
      </w:r>
    </w:p>
    <w:p w14:paraId="51207C8A" w14:textId="7A66A86E" w:rsidR="00FA5661" w:rsidRPr="00FA5661" w:rsidRDefault="00FA5661" w:rsidP="00FA5661">
      <w:r>
        <w:t>The review of existing literature will be conducted to gain a broader understanding of the Final Year Project Management System</w:t>
      </w:r>
      <w:r w:rsidR="00A7455D">
        <w:t xml:space="preserve"> (FYPMS)</w:t>
      </w:r>
      <w:r w:rsidR="00C94976">
        <w:t xml:space="preserve"> and the challenges associated with the traditional face-to-face</w:t>
      </w:r>
      <w:r w:rsidR="000D1963">
        <w:t xml:space="preserve"> environments. Academic journals</w:t>
      </w:r>
      <w:r w:rsidR="00052C78">
        <w:t>, books, research</w:t>
      </w:r>
      <w:r w:rsidR="00AB7719">
        <w:t xml:space="preserve"> papers, and credible online sources will be analysed </w:t>
      </w:r>
      <w:r w:rsidR="00936036">
        <w:t>to identify trends, success factors</w:t>
      </w:r>
      <w:r w:rsidR="00E50346">
        <w:t xml:space="preserve"> and potential pitfalls in implementing FYPMS platform</w:t>
      </w:r>
      <w:r w:rsidR="003E6146">
        <w:t>s. This method will support the research</w:t>
      </w:r>
      <w:r w:rsidR="009C5BB5">
        <w:t xml:space="preserve"> by providing a theoretical framework, highlighting gaps in current practices, and </w:t>
      </w:r>
      <w:r w:rsidR="009B70BF">
        <w:t>informing the design and development of the proposed system.</w:t>
      </w:r>
    </w:p>
    <w:p w14:paraId="719683EE" w14:textId="4935BAB4" w:rsidR="00346FE4" w:rsidRPr="00C81522" w:rsidRDefault="00346FE4" w:rsidP="0086433F">
      <w:pPr>
        <w:pStyle w:val="Heading2"/>
        <w:rPr>
          <w:rFonts w:ascii="Times New Roman" w:hAnsi="Times New Roman" w:cs="Times New Roman"/>
          <w:b/>
          <w:bCs/>
          <w:color w:val="auto"/>
        </w:rPr>
      </w:pPr>
      <w:r w:rsidRPr="00C81522">
        <w:rPr>
          <w:rFonts w:ascii="Times New Roman" w:hAnsi="Times New Roman" w:cs="Times New Roman"/>
          <w:b/>
          <w:bCs/>
          <w:color w:val="auto"/>
        </w:rPr>
        <w:t>SYSTEM ANALYSIS AND DESIG</w:t>
      </w:r>
      <w:r w:rsidR="00EC2FFE" w:rsidRPr="00C81522">
        <w:rPr>
          <w:rFonts w:ascii="Times New Roman" w:hAnsi="Times New Roman" w:cs="Times New Roman"/>
          <w:b/>
          <w:bCs/>
          <w:color w:val="auto"/>
        </w:rPr>
        <w:t>N</w:t>
      </w:r>
    </w:p>
    <w:p w14:paraId="2D4861A2" w14:textId="4219F376" w:rsidR="00EC2FFE" w:rsidRPr="001601C6" w:rsidRDefault="00EC2FFE" w:rsidP="00EC2FFE">
      <w:pPr>
        <w:rPr>
          <w:rFonts w:ascii="Times New Roman" w:hAnsi="Times New Roman" w:cs="Times New Roman"/>
        </w:rPr>
      </w:pPr>
      <w:r w:rsidRPr="001601C6">
        <w:rPr>
          <w:rFonts w:ascii="Times New Roman" w:hAnsi="Times New Roman" w:cs="Times New Roman"/>
        </w:rPr>
        <w:t xml:space="preserve">The research design will provide a structured plan for collecting and interpreting data to guide the system’s architecture and functionalities. Visual tools such as System Architecture Diagrams, Context Diagrams, </w:t>
      </w:r>
      <w:r w:rsidR="00732683" w:rsidRPr="001601C6">
        <w:rPr>
          <w:rFonts w:ascii="Times New Roman" w:hAnsi="Times New Roman" w:cs="Times New Roman"/>
        </w:rPr>
        <w:t>Data Flow Diagrams (DFDs), and Use-Case Diagrams will be used.</w:t>
      </w:r>
      <w:r w:rsidRPr="001601C6">
        <w:rPr>
          <w:rFonts w:ascii="Times New Roman" w:hAnsi="Times New Roman" w:cs="Times New Roman"/>
        </w:rPr>
        <w:t xml:space="preserve"> </w:t>
      </w:r>
    </w:p>
    <w:p w14:paraId="7341A6C7" w14:textId="31C2FACC" w:rsidR="00346FE4" w:rsidRDefault="00346FE4" w:rsidP="0086433F">
      <w:pPr>
        <w:pStyle w:val="Heading3"/>
        <w:rPr>
          <w:rFonts w:ascii="Times New Roman" w:hAnsi="Times New Roman" w:cs="Times New Roman"/>
          <w:color w:val="auto"/>
        </w:rPr>
      </w:pPr>
      <w:r w:rsidRPr="001601C6">
        <w:rPr>
          <w:rFonts w:ascii="Times New Roman" w:hAnsi="Times New Roman" w:cs="Times New Roman"/>
          <w:color w:val="auto"/>
        </w:rPr>
        <w:t>SYSTEM ARCHITECTURE</w:t>
      </w:r>
    </w:p>
    <w:p w14:paraId="3C2EC46C" w14:textId="0A34E838" w:rsidR="00953D8F" w:rsidRDefault="00953D8F" w:rsidP="00953D8F">
      <w:pPr>
        <w:rPr>
          <w:rFonts w:ascii="Times New Roman" w:hAnsi="Times New Roman" w:cs="Times New Roman"/>
        </w:rPr>
      </w:pPr>
      <w:r>
        <w:rPr>
          <w:rFonts w:ascii="Times New Roman" w:hAnsi="Times New Roman" w:cs="Times New Roman"/>
        </w:rPr>
        <w:t>The proposed</w:t>
      </w:r>
      <w:r w:rsidR="004C25B3">
        <w:rPr>
          <w:rFonts w:ascii="Times New Roman" w:hAnsi="Times New Roman" w:cs="Times New Roman"/>
        </w:rPr>
        <w:t xml:space="preserve"> architecture will provide a structured </w:t>
      </w:r>
      <w:r w:rsidR="00105DC4">
        <w:rPr>
          <w:rFonts w:ascii="Times New Roman" w:hAnsi="Times New Roman" w:cs="Times New Roman"/>
        </w:rPr>
        <w:t>layout</w:t>
      </w:r>
      <w:r w:rsidR="008C6218">
        <w:rPr>
          <w:rFonts w:ascii="Times New Roman" w:hAnsi="Times New Roman" w:cs="Times New Roman"/>
        </w:rPr>
        <w:t xml:space="preserve"> and </w:t>
      </w:r>
      <w:r w:rsidR="008F04DF">
        <w:rPr>
          <w:rFonts w:ascii="Times New Roman" w:hAnsi="Times New Roman" w:cs="Times New Roman"/>
        </w:rPr>
        <w:t>behaviour</w:t>
      </w:r>
      <w:r w:rsidR="000B69C9">
        <w:rPr>
          <w:rFonts w:ascii="Times New Roman" w:hAnsi="Times New Roman" w:cs="Times New Roman"/>
        </w:rPr>
        <w:t xml:space="preserve"> of system comp</w:t>
      </w:r>
      <w:r w:rsidR="00CC7689">
        <w:rPr>
          <w:rFonts w:ascii="Times New Roman" w:hAnsi="Times New Roman" w:cs="Times New Roman"/>
        </w:rPr>
        <w:t>onents. It will illustrate how</w:t>
      </w:r>
      <w:r w:rsidR="00CD7536">
        <w:rPr>
          <w:rFonts w:ascii="Times New Roman" w:hAnsi="Times New Roman" w:cs="Times New Roman"/>
        </w:rPr>
        <w:t xml:space="preserve"> students, lecturers and administrators interact</w:t>
      </w:r>
      <w:r w:rsidR="004A19E6">
        <w:rPr>
          <w:rFonts w:ascii="Times New Roman" w:hAnsi="Times New Roman" w:cs="Times New Roman"/>
        </w:rPr>
        <w:t xml:space="preserve"> with the FYPMS ensuring scalability and alignment</w:t>
      </w:r>
      <w:r w:rsidR="00032169">
        <w:rPr>
          <w:rFonts w:ascii="Times New Roman" w:hAnsi="Times New Roman" w:cs="Times New Roman"/>
        </w:rPr>
        <w:t xml:space="preserve"> with the university’s academic model.</w:t>
      </w:r>
    </w:p>
    <w:p w14:paraId="235BCE72" w14:textId="77777777" w:rsidR="007843F0" w:rsidRPr="00953D8F" w:rsidRDefault="007843F0" w:rsidP="00953D8F">
      <w:pPr>
        <w:rPr>
          <w:rFonts w:ascii="Times New Roman" w:hAnsi="Times New Roman" w:cs="Times New Roman"/>
        </w:rPr>
      </w:pPr>
    </w:p>
    <w:p w14:paraId="201C345C" w14:textId="616901B9" w:rsidR="00346FE4" w:rsidRDefault="00346FE4" w:rsidP="0086433F">
      <w:pPr>
        <w:pStyle w:val="Heading3"/>
        <w:rPr>
          <w:rFonts w:ascii="Times New Roman" w:hAnsi="Times New Roman" w:cs="Times New Roman"/>
          <w:color w:val="auto"/>
        </w:rPr>
      </w:pPr>
      <w:r w:rsidRPr="001601C6">
        <w:rPr>
          <w:rFonts w:ascii="Times New Roman" w:hAnsi="Times New Roman" w:cs="Times New Roman"/>
          <w:color w:val="auto"/>
        </w:rPr>
        <w:t>CONTEXT DIAGRAM</w:t>
      </w:r>
    </w:p>
    <w:p w14:paraId="3E56C9DC" w14:textId="161BEFD4" w:rsidR="00032169" w:rsidRPr="00032169" w:rsidRDefault="00E52B4E" w:rsidP="00032169">
      <w:pPr>
        <w:rPr>
          <w:rFonts w:ascii="Times New Roman" w:hAnsi="Times New Roman" w:cs="Times New Roman"/>
        </w:rPr>
      </w:pPr>
      <w:r>
        <w:rPr>
          <w:rFonts w:ascii="Times New Roman" w:hAnsi="Times New Roman" w:cs="Times New Roman"/>
        </w:rPr>
        <w:t>This diagram will provide a high-level view of the FYPMS</w:t>
      </w:r>
      <w:r w:rsidR="00C913E5">
        <w:rPr>
          <w:rFonts w:ascii="Times New Roman" w:hAnsi="Times New Roman" w:cs="Times New Roman"/>
        </w:rPr>
        <w:t>’s interaction with external users. It will help identify</w:t>
      </w:r>
      <w:r w:rsidR="00097077">
        <w:rPr>
          <w:rFonts w:ascii="Times New Roman" w:hAnsi="Times New Roman" w:cs="Times New Roman"/>
        </w:rPr>
        <w:t xml:space="preserve"> the system’s boundaries and information flow between the FYPMS</w:t>
      </w:r>
      <w:r w:rsidR="007843F0">
        <w:rPr>
          <w:rFonts w:ascii="Times New Roman" w:hAnsi="Times New Roman" w:cs="Times New Roman"/>
        </w:rPr>
        <w:t xml:space="preserve"> and stakeholders such as students and lecturers.</w:t>
      </w:r>
    </w:p>
    <w:p w14:paraId="147402A2" w14:textId="00D8DF7F" w:rsidR="00346FE4" w:rsidRDefault="00346FE4" w:rsidP="0086433F">
      <w:pPr>
        <w:pStyle w:val="Heading3"/>
        <w:rPr>
          <w:rFonts w:ascii="Times New Roman" w:hAnsi="Times New Roman" w:cs="Times New Roman"/>
          <w:color w:val="auto"/>
        </w:rPr>
      </w:pPr>
      <w:r w:rsidRPr="001601C6">
        <w:rPr>
          <w:rFonts w:ascii="Times New Roman" w:hAnsi="Times New Roman" w:cs="Times New Roman"/>
          <w:color w:val="auto"/>
        </w:rPr>
        <w:lastRenderedPageBreak/>
        <w:t>DATA FLOW DIAGRAM (DFD)</w:t>
      </w:r>
    </w:p>
    <w:p w14:paraId="63A66DD8" w14:textId="360296F5" w:rsidR="007843F0" w:rsidRDefault="00CC09FE" w:rsidP="007843F0">
      <w:pPr>
        <w:rPr>
          <w:rFonts w:ascii="Times New Roman" w:hAnsi="Times New Roman" w:cs="Times New Roman"/>
        </w:rPr>
      </w:pPr>
      <w:r>
        <w:rPr>
          <w:rFonts w:ascii="Times New Roman" w:hAnsi="Times New Roman" w:cs="Times New Roman"/>
        </w:rPr>
        <w:t>The DFD</w:t>
      </w:r>
      <w:r w:rsidR="00FB3EA9">
        <w:rPr>
          <w:rFonts w:ascii="Times New Roman" w:hAnsi="Times New Roman" w:cs="Times New Roman"/>
        </w:rPr>
        <w:t xml:space="preserve"> will offer a detailed view of internal system processes, covering task</w:t>
      </w:r>
      <w:r w:rsidR="008C7C67">
        <w:rPr>
          <w:rFonts w:ascii="Times New Roman" w:hAnsi="Times New Roman" w:cs="Times New Roman"/>
        </w:rPr>
        <w:t xml:space="preserve">s like supervisor assignment, report and proposal upload, </w:t>
      </w:r>
      <w:r w:rsidR="00801934">
        <w:rPr>
          <w:rFonts w:ascii="Times New Roman" w:hAnsi="Times New Roman" w:cs="Times New Roman"/>
        </w:rPr>
        <w:t>GitHub repository invitation</w:t>
      </w:r>
      <w:r w:rsidR="003C515B">
        <w:rPr>
          <w:rFonts w:ascii="Times New Roman" w:hAnsi="Times New Roman" w:cs="Times New Roman"/>
        </w:rPr>
        <w:t>. This diagram will guide the development of effi</w:t>
      </w:r>
      <w:r w:rsidR="00B5595A">
        <w:rPr>
          <w:rFonts w:ascii="Times New Roman" w:hAnsi="Times New Roman" w:cs="Times New Roman"/>
        </w:rPr>
        <w:t>cient data pathways within the system.</w:t>
      </w:r>
    </w:p>
    <w:p w14:paraId="35747A69" w14:textId="77777777" w:rsidR="00B5595A" w:rsidRPr="00CC09FE" w:rsidRDefault="00B5595A" w:rsidP="007843F0">
      <w:pPr>
        <w:rPr>
          <w:rFonts w:ascii="Times New Roman" w:hAnsi="Times New Roman" w:cs="Times New Roman"/>
        </w:rPr>
      </w:pPr>
    </w:p>
    <w:p w14:paraId="1B02B04E" w14:textId="5768356A" w:rsidR="00346FE4" w:rsidRDefault="00346FE4" w:rsidP="0086433F">
      <w:pPr>
        <w:pStyle w:val="Heading3"/>
        <w:rPr>
          <w:rFonts w:ascii="Times New Roman" w:hAnsi="Times New Roman" w:cs="Times New Roman"/>
          <w:color w:val="auto"/>
        </w:rPr>
      </w:pPr>
      <w:r w:rsidRPr="001601C6">
        <w:rPr>
          <w:rFonts w:ascii="Times New Roman" w:hAnsi="Times New Roman" w:cs="Times New Roman"/>
          <w:color w:val="auto"/>
        </w:rPr>
        <w:t>USE-CASE DIAGRAM</w:t>
      </w:r>
    </w:p>
    <w:p w14:paraId="0F0A0C09" w14:textId="18B12021" w:rsidR="00B5595A" w:rsidRDefault="00181F63" w:rsidP="00B5595A">
      <w:pPr>
        <w:rPr>
          <w:rFonts w:ascii="Times New Roman" w:hAnsi="Times New Roman" w:cs="Times New Roman"/>
        </w:rPr>
      </w:pPr>
      <w:r>
        <w:rPr>
          <w:rFonts w:ascii="Times New Roman" w:hAnsi="Times New Roman" w:cs="Times New Roman"/>
        </w:rPr>
        <w:t>Use-case diagram</w:t>
      </w:r>
      <w:r w:rsidR="00D256F2">
        <w:rPr>
          <w:rFonts w:ascii="Times New Roman" w:hAnsi="Times New Roman" w:cs="Times New Roman"/>
        </w:rPr>
        <w:t xml:space="preserve"> will model the various functions that users will perform</w:t>
      </w:r>
      <w:ins w:id="0" w:author="Microsoft Word" w:date="2025-10-31T15:21:00Z" w16du:dateUtc="2025-10-31T12:21:00Z">
        <w:r w:rsidR="00D3656E">
          <w:rPr>
            <w:rFonts w:ascii="Times New Roman" w:hAnsi="Times New Roman" w:cs="Times New Roman"/>
          </w:rPr>
          <w:t>. For example:</w:t>
        </w:r>
      </w:ins>
    </w:p>
    <w:p w14:paraId="7F30794E" w14:textId="7CAF18C9" w:rsidR="00904CD9" w:rsidRPr="00904CD9" w:rsidRDefault="00904CD9" w:rsidP="00904CD9">
      <w:pPr>
        <w:pStyle w:val="ListParagraph"/>
        <w:numPr>
          <w:ilvl w:val="0"/>
          <w:numId w:val="3"/>
        </w:numPr>
        <w:rPr>
          <w:rFonts w:ascii="Times New Roman" w:hAnsi="Times New Roman" w:cs="Times New Roman"/>
        </w:rPr>
      </w:pPr>
      <w:r>
        <w:rPr>
          <w:rFonts w:ascii="Times New Roman" w:hAnsi="Times New Roman" w:cs="Times New Roman"/>
          <w:b/>
          <w:bCs/>
        </w:rPr>
        <w:t>Students:</w:t>
      </w:r>
    </w:p>
    <w:p w14:paraId="71F5FE2D" w14:textId="7EEB3FCF" w:rsidR="00904CD9" w:rsidRPr="00904CD9" w:rsidRDefault="00904CD9" w:rsidP="00904CD9">
      <w:pPr>
        <w:pStyle w:val="ListParagraph"/>
        <w:numPr>
          <w:ilvl w:val="0"/>
          <w:numId w:val="3"/>
        </w:numPr>
        <w:rPr>
          <w:rFonts w:ascii="Times New Roman" w:hAnsi="Times New Roman" w:cs="Times New Roman"/>
        </w:rPr>
      </w:pPr>
      <w:r>
        <w:rPr>
          <w:rFonts w:ascii="Times New Roman" w:hAnsi="Times New Roman" w:cs="Times New Roman"/>
          <w:b/>
          <w:bCs/>
        </w:rPr>
        <w:t>Lecturers:</w:t>
      </w:r>
    </w:p>
    <w:p w14:paraId="56941A3C" w14:textId="3F41FBCF" w:rsidR="00904CD9" w:rsidRPr="00904CD9" w:rsidRDefault="00904CD9" w:rsidP="00904CD9">
      <w:pPr>
        <w:pStyle w:val="ListParagraph"/>
        <w:numPr>
          <w:ilvl w:val="0"/>
          <w:numId w:val="3"/>
        </w:numPr>
        <w:rPr>
          <w:rFonts w:ascii="Times New Roman" w:hAnsi="Times New Roman" w:cs="Times New Roman"/>
        </w:rPr>
      </w:pPr>
      <w:r>
        <w:rPr>
          <w:rFonts w:ascii="Times New Roman" w:hAnsi="Times New Roman" w:cs="Times New Roman"/>
          <w:b/>
          <w:bCs/>
        </w:rPr>
        <w:t>Administrators:</w:t>
      </w:r>
    </w:p>
    <w:p w14:paraId="310AB981" w14:textId="70CFA841" w:rsidR="001601C6" w:rsidRDefault="00346FE4" w:rsidP="001601C6">
      <w:pPr>
        <w:pStyle w:val="Heading2"/>
        <w:rPr>
          <w:rFonts w:ascii="Times New Roman" w:hAnsi="Times New Roman" w:cs="Times New Roman"/>
          <w:color w:val="auto"/>
        </w:rPr>
      </w:pPr>
      <w:r w:rsidRPr="001601C6">
        <w:rPr>
          <w:rFonts w:ascii="Times New Roman" w:hAnsi="Times New Roman" w:cs="Times New Roman"/>
          <w:color w:val="auto"/>
        </w:rPr>
        <w:t>TESTING AND VALIDATION</w:t>
      </w:r>
    </w:p>
    <w:p w14:paraId="584E1145" w14:textId="4314794C" w:rsidR="00004120" w:rsidRDefault="00004120" w:rsidP="00004120">
      <w:pPr>
        <w:rPr>
          <w:rFonts w:ascii="Times New Roman" w:hAnsi="Times New Roman" w:cs="Times New Roman"/>
        </w:rPr>
      </w:pPr>
      <w:r>
        <w:rPr>
          <w:rFonts w:ascii="Times New Roman" w:hAnsi="Times New Roman" w:cs="Times New Roman"/>
        </w:rPr>
        <w:t>The developed</w:t>
      </w:r>
      <w:r w:rsidR="00AE7867">
        <w:rPr>
          <w:rFonts w:ascii="Times New Roman" w:hAnsi="Times New Roman" w:cs="Times New Roman"/>
        </w:rPr>
        <w:t xml:space="preserve"> system </w:t>
      </w:r>
      <w:r w:rsidR="00282E9C">
        <w:rPr>
          <w:rFonts w:ascii="Times New Roman" w:hAnsi="Times New Roman" w:cs="Times New Roman"/>
        </w:rPr>
        <w:t>will undergo rigorous testing to ensure</w:t>
      </w:r>
      <w:r w:rsidR="005D73A8">
        <w:rPr>
          <w:rFonts w:ascii="Times New Roman" w:hAnsi="Times New Roman" w:cs="Times New Roman"/>
        </w:rPr>
        <w:t xml:space="preserve"> performance, functionality and alignment with the</w:t>
      </w:r>
      <w:r w:rsidR="009F0C78">
        <w:rPr>
          <w:rFonts w:ascii="Times New Roman" w:hAnsi="Times New Roman" w:cs="Times New Roman"/>
        </w:rPr>
        <w:t xml:space="preserve"> user needs.</w:t>
      </w:r>
    </w:p>
    <w:p w14:paraId="1AAD1F99" w14:textId="415A3406" w:rsidR="009F0C78" w:rsidRDefault="00653224" w:rsidP="009F0C78">
      <w:pPr>
        <w:pStyle w:val="ListParagraph"/>
        <w:numPr>
          <w:ilvl w:val="0"/>
          <w:numId w:val="2"/>
        </w:numPr>
        <w:rPr>
          <w:rFonts w:ascii="Times New Roman" w:hAnsi="Times New Roman" w:cs="Times New Roman"/>
        </w:rPr>
      </w:pPr>
      <w:r>
        <w:rPr>
          <w:rFonts w:ascii="Times New Roman" w:hAnsi="Times New Roman" w:cs="Times New Roman"/>
          <w:b/>
          <w:bCs/>
        </w:rPr>
        <w:t>Unit testing</w:t>
      </w:r>
      <w:r>
        <w:rPr>
          <w:rFonts w:ascii="Times New Roman" w:hAnsi="Times New Roman" w:cs="Times New Roman"/>
        </w:rPr>
        <w:t xml:space="preserve"> will focus on verifying the performance</w:t>
      </w:r>
      <w:r w:rsidR="00747699">
        <w:rPr>
          <w:rFonts w:ascii="Times New Roman" w:hAnsi="Times New Roman" w:cs="Times New Roman"/>
        </w:rPr>
        <w:t xml:space="preserve"> of individual features such as login, content upload</w:t>
      </w:r>
      <w:r w:rsidR="00E612B2">
        <w:rPr>
          <w:rFonts w:ascii="Times New Roman" w:hAnsi="Times New Roman" w:cs="Times New Roman"/>
        </w:rPr>
        <w:t xml:space="preserve"> and assignment submission.</w:t>
      </w:r>
    </w:p>
    <w:p w14:paraId="30020BA0" w14:textId="42CA9E5C" w:rsidR="00E612B2" w:rsidRDefault="00E612B2" w:rsidP="009F0C78">
      <w:pPr>
        <w:pStyle w:val="ListParagraph"/>
        <w:numPr>
          <w:ilvl w:val="0"/>
          <w:numId w:val="2"/>
        </w:numPr>
        <w:rPr>
          <w:rFonts w:ascii="Times New Roman" w:hAnsi="Times New Roman" w:cs="Times New Roman"/>
        </w:rPr>
      </w:pPr>
      <w:r>
        <w:rPr>
          <w:rFonts w:ascii="Times New Roman" w:hAnsi="Times New Roman" w:cs="Times New Roman"/>
          <w:b/>
          <w:bCs/>
        </w:rPr>
        <w:t xml:space="preserve">Integration </w:t>
      </w:r>
      <w:r w:rsidR="004D4DE4">
        <w:rPr>
          <w:rFonts w:ascii="Times New Roman" w:hAnsi="Times New Roman" w:cs="Times New Roman"/>
          <w:b/>
          <w:bCs/>
        </w:rPr>
        <w:t xml:space="preserve">testing </w:t>
      </w:r>
      <w:r w:rsidR="004D4DE4">
        <w:rPr>
          <w:rFonts w:ascii="Times New Roman" w:hAnsi="Times New Roman" w:cs="Times New Roman"/>
        </w:rPr>
        <w:t>will validate the interaction between modules, ensuring seamless data flow and complete workflows</w:t>
      </w:r>
      <w:r w:rsidR="00355B8E">
        <w:rPr>
          <w:rFonts w:ascii="Times New Roman" w:hAnsi="Times New Roman" w:cs="Times New Roman"/>
        </w:rPr>
        <w:t>.</w:t>
      </w:r>
    </w:p>
    <w:p w14:paraId="528C972F" w14:textId="1A97DBAC" w:rsidR="00355B8E" w:rsidRDefault="00355B8E" w:rsidP="009F0C78">
      <w:pPr>
        <w:pStyle w:val="ListParagraph"/>
        <w:numPr>
          <w:ilvl w:val="0"/>
          <w:numId w:val="2"/>
        </w:numPr>
        <w:rPr>
          <w:rFonts w:ascii="Times New Roman" w:hAnsi="Times New Roman" w:cs="Times New Roman"/>
        </w:rPr>
      </w:pPr>
      <w:r>
        <w:rPr>
          <w:rFonts w:ascii="Times New Roman" w:hAnsi="Times New Roman" w:cs="Times New Roman"/>
          <w:b/>
          <w:bCs/>
        </w:rPr>
        <w:t xml:space="preserve">Validation testing </w:t>
      </w:r>
      <w:r>
        <w:rPr>
          <w:rFonts w:ascii="Times New Roman" w:hAnsi="Times New Roman" w:cs="Times New Roman"/>
        </w:rPr>
        <w:t>will assess whether the system meets the identified requirements and is ready</w:t>
      </w:r>
      <w:r w:rsidR="00BE2083">
        <w:rPr>
          <w:rFonts w:ascii="Times New Roman" w:hAnsi="Times New Roman" w:cs="Times New Roman"/>
        </w:rPr>
        <w:t xml:space="preserve"> for deployment</w:t>
      </w:r>
      <w:r w:rsidR="00811653">
        <w:rPr>
          <w:rFonts w:ascii="Times New Roman" w:hAnsi="Times New Roman" w:cs="Times New Roman"/>
        </w:rPr>
        <w:t>. User feedback will be collected during this phase to refine the interface and ensure usability.</w:t>
      </w:r>
    </w:p>
    <w:p w14:paraId="41970FFA" w14:textId="122EE7B0" w:rsidR="000C78B6" w:rsidRPr="000C78B6" w:rsidRDefault="000C78B6" w:rsidP="000C78B6">
      <w:pPr>
        <w:rPr>
          <w:rFonts w:ascii="Times New Roman" w:hAnsi="Times New Roman" w:cs="Times New Roman"/>
        </w:rPr>
      </w:pPr>
      <w:r>
        <w:rPr>
          <w:rFonts w:ascii="Times New Roman" w:hAnsi="Times New Roman" w:cs="Times New Roman"/>
        </w:rPr>
        <w:t>By the end of the validation phase, the FYPMS</w:t>
      </w:r>
      <w:r w:rsidR="00F52EF2">
        <w:rPr>
          <w:rFonts w:ascii="Times New Roman" w:hAnsi="Times New Roman" w:cs="Times New Roman"/>
        </w:rPr>
        <w:t xml:space="preserve"> should be ready to enhance educational delivery</w:t>
      </w:r>
      <w:r w:rsidR="009F0B75">
        <w:rPr>
          <w:rFonts w:ascii="Times New Roman" w:hAnsi="Times New Roman" w:cs="Times New Roman"/>
        </w:rPr>
        <w:t xml:space="preserve"> at </w:t>
      </w:r>
      <w:proofErr w:type="spellStart"/>
      <w:r w:rsidR="009F0B75">
        <w:rPr>
          <w:rFonts w:ascii="Times New Roman" w:hAnsi="Times New Roman" w:cs="Times New Roman"/>
        </w:rPr>
        <w:t>Busitema</w:t>
      </w:r>
      <w:proofErr w:type="spellEnd"/>
      <w:r w:rsidR="009F0B75">
        <w:rPr>
          <w:rFonts w:ascii="Times New Roman" w:hAnsi="Times New Roman" w:cs="Times New Roman"/>
        </w:rPr>
        <w:t xml:space="preserve"> University by addressing current limitation</w:t>
      </w:r>
      <w:r w:rsidR="001A4ADB">
        <w:rPr>
          <w:rFonts w:ascii="Times New Roman" w:hAnsi="Times New Roman" w:cs="Times New Roman"/>
        </w:rPr>
        <w:t>s and improving both administrative and academic operations.</w:t>
      </w:r>
    </w:p>
    <w:p w14:paraId="0859C519" w14:textId="77777777" w:rsidR="001601C6" w:rsidRPr="001601C6" w:rsidRDefault="001601C6" w:rsidP="001601C6">
      <w:pPr>
        <w:rPr>
          <w:rFonts w:ascii="Times New Roman" w:hAnsi="Times New Roman" w:cs="Times New Roman"/>
        </w:rPr>
      </w:pPr>
    </w:p>
    <w:p w14:paraId="5E7A0B6F" w14:textId="2A64D2BB" w:rsidR="00204A19" w:rsidRPr="001601C6" w:rsidRDefault="00204A19" w:rsidP="00841179">
      <w:pPr>
        <w:jc w:val="center"/>
        <w:rPr>
          <w:rFonts w:ascii="Times New Roman" w:hAnsi="Times New Roman" w:cs="Times New Roman"/>
          <w:sz w:val="24"/>
          <w:szCs w:val="24"/>
        </w:rPr>
      </w:pPr>
    </w:p>
    <w:sectPr w:rsidR="00204A19" w:rsidRPr="00160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43CC"/>
    <w:multiLevelType w:val="hybridMultilevel"/>
    <w:tmpl w:val="3376A0E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559369C"/>
    <w:multiLevelType w:val="hybridMultilevel"/>
    <w:tmpl w:val="8A08E3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70E83396"/>
    <w:multiLevelType w:val="hybridMultilevel"/>
    <w:tmpl w:val="948A16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60432627">
    <w:abstractNumId w:val="2"/>
  </w:num>
  <w:num w:numId="2" w16cid:durableId="1861317182">
    <w:abstractNumId w:val="0"/>
  </w:num>
  <w:num w:numId="3" w16cid:durableId="1311903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7447"/>
    <w:rsid w:val="00004120"/>
    <w:rsid w:val="00032169"/>
    <w:rsid w:val="00052C78"/>
    <w:rsid w:val="00097077"/>
    <w:rsid w:val="000B69C9"/>
    <w:rsid w:val="000C78B6"/>
    <w:rsid w:val="000D1963"/>
    <w:rsid w:val="00105DC4"/>
    <w:rsid w:val="00131CEF"/>
    <w:rsid w:val="001370A0"/>
    <w:rsid w:val="001601C6"/>
    <w:rsid w:val="00181F63"/>
    <w:rsid w:val="001A4ADB"/>
    <w:rsid w:val="001F2677"/>
    <w:rsid w:val="00204A19"/>
    <w:rsid w:val="00235A89"/>
    <w:rsid w:val="00243811"/>
    <w:rsid w:val="00277398"/>
    <w:rsid w:val="00282E9C"/>
    <w:rsid w:val="002D5B6D"/>
    <w:rsid w:val="0032764E"/>
    <w:rsid w:val="00346FE4"/>
    <w:rsid w:val="00355B8E"/>
    <w:rsid w:val="003755F6"/>
    <w:rsid w:val="003C515B"/>
    <w:rsid w:val="003E6146"/>
    <w:rsid w:val="004139A3"/>
    <w:rsid w:val="0045072A"/>
    <w:rsid w:val="0045385B"/>
    <w:rsid w:val="00463A62"/>
    <w:rsid w:val="004712BC"/>
    <w:rsid w:val="004A19E6"/>
    <w:rsid w:val="004C25B3"/>
    <w:rsid w:val="004C6E37"/>
    <w:rsid w:val="004D4DE4"/>
    <w:rsid w:val="004E7585"/>
    <w:rsid w:val="004F7447"/>
    <w:rsid w:val="00531147"/>
    <w:rsid w:val="00551C51"/>
    <w:rsid w:val="005B6046"/>
    <w:rsid w:val="005D73A8"/>
    <w:rsid w:val="00653224"/>
    <w:rsid w:val="00653D9E"/>
    <w:rsid w:val="006C63D0"/>
    <w:rsid w:val="00703E27"/>
    <w:rsid w:val="007322FB"/>
    <w:rsid w:val="00732683"/>
    <w:rsid w:val="00747699"/>
    <w:rsid w:val="00782F19"/>
    <w:rsid w:val="007843F0"/>
    <w:rsid w:val="007922FD"/>
    <w:rsid w:val="007970D4"/>
    <w:rsid w:val="00801934"/>
    <w:rsid w:val="00811653"/>
    <w:rsid w:val="0082692D"/>
    <w:rsid w:val="00826BB8"/>
    <w:rsid w:val="00841179"/>
    <w:rsid w:val="0086433F"/>
    <w:rsid w:val="008A4CBB"/>
    <w:rsid w:val="008B6DA3"/>
    <w:rsid w:val="008C6218"/>
    <w:rsid w:val="008C7C67"/>
    <w:rsid w:val="008F04DF"/>
    <w:rsid w:val="00904CD9"/>
    <w:rsid w:val="009335A3"/>
    <w:rsid w:val="00936036"/>
    <w:rsid w:val="0094574A"/>
    <w:rsid w:val="00953D8F"/>
    <w:rsid w:val="0097102F"/>
    <w:rsid w:val="00994F3C"/>
    <w:rsid w:val="009A5038"/>
    <w:rsid w:val="009B70BF"/>
    <w:rsid w:val="009C5BB5"/>
    <w:rsid w:val="009C5E2C"/>
    <w:rsid w:val="009F0B75"/>
    <w:rsid w:val="009F0C78"/>
    <w:rsid w:val="00A32ADE"/>
    <w:rsid w:val="00A44381"/>
    <w:rsid w:val="00A7455D"/>
    <w:rsid w:val="00AB7719"/>
    <w:rsid w:val="00AE7867"/>
    <w:rsid w:val="00B5595A"/>
    <w:rsid w:val="00B746DB"/>
    <w:rsid w:val="00B905E0"/>
    <w:rsid w:val="00BE2083"/>
    <w:rsid w:val="00C21C61"/>
    <w:rsid w:val="00C5526E"/>
    <w:rsid w:val="00C621F2"/>
    <w:rsid w:val="00C62ED5"/>
    <w:rsid w:val="00C81522"/>
    <w:rsid w:val="00C913E5"/>
    <w:rsid w:val="00C94976"/>
    <w:rsid w:val="00CC09FE"/>
    <w:rsid w:val="00CC7689"/>
    <w:rsid w:val="00CD7536"/>
    <w:rsid w:val="00CF1220"/>
    <w:rsid w:val="00D00D9B"/>
    <w:rsid w:val="00D0140A"/>
    <w:rsid w:val="00D217BF"/>
    <w:rsid w:val="00D256F2"/>
    <w:rsid w:val="00D3656E"/>
    <w:rsid w:val="00DD5E36"/>
    <w:rsid w:val="00E13580"/>
    <w:rsid w:val="00E22BCA"/>
    <w:rsid w:val="00E424DA"/>
    <w:rsid w:val="00E50346"/>
    <w:rsid w:val="00E52B4E"/>
    <w:rsid w:val="00E600F6"/>
    <w:rsid w:val="00E612B2"/>
    <w:rsid w:val="00E62197"/>
    <w:rsid w:val="00EC1B53"/>
    <w:rsid w:val="00EC2FFE"/>
    <w:rsid w:val="00F25E98"/>
    <w:rsid w:val="00F50EC5"/>
    <w:rsid w:val="00F52EF2"/>
    <w:rsid w:val="00F548D3"/>
    <w:rsid w:val="00F81516"/>
    <w:rsid w:val="00F90795"/>
    <w:rsid w:val="00F91EE7"/>
    <w:rsid w:val="00FA5661"/>
    <w:rsid w:val="00FB3EA9"/>
    <w:rsid w:val="00FD3343"/>
    <w:rsid w:val="00FE26C0"/>
    <w:rsid w:val="00FE3F34"/>
    <w:rsid w:val="00FF29E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2C67"/>
  <w15:docId w15:val="{68CF97EB-59A5-40E0-904B-673CB3CD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82F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2F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2F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F19"/>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782F19"/>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82F19"/>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1F2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4423</TotalTime>
  <Pages>6</Pages>
  <Words>1864</Words>
  <Characters>10626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Kitara</dc:creator>
  <cp:keywords/>
  <dc:description/>
  <cp:lastModifiedBy>Blade 🪓</cp:lastModifiedBy>
  <cp:revision>78</cp:revision>
  <dcterms:created xsi:type="dcterms:W3CDTF">2025-10-03T08:02:00Z</dcterms:created>
  <dcterms:modified xsi:type="dcterms:W3CDTF">2025-11-20T10:54:00Z</dcterms:modified>
</cp:coreProperties>
</file>